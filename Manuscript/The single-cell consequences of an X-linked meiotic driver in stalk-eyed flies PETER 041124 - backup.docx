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035F8B" w14:textId="77777777" w:rsidR="00A52ACD" w:rsidRDefault="002356AC">
      <w:pPr>
        <w:jc w:val="center"/>
        <w:rPr>
          <w:b/>
          <w:sz w:val="26"/>
          <w:szCs w:val="26"/>
        </w:rPr>
      </w:pPr>
      <w:r>
        <w:rPr>
          <w:b/>
          <w:sz w:val="26"/>
          <w:szCs w:val="26"/>
        </w:rPr>
        <w:t>The single-cell consequences of an X-linked meiotic driver in stalk-eyed flies</w:t>
      </w:r>
    </w:p>
    <w:p w14:paraId="51752605" w14:textId="77777777" w:rsidR="00A52ACD" w:rsidRDefault="00A52ACD">
      <w:pPr>
        <w:jc w:val="center"/>
        <w:rPr>
          <w:b/>
          <w:sz w:val="26"/>
          <w:szCs w:val="26"/>
        </w:rPr>
      </w:pPr>
    </w:p>
    <w:p w14:paraId="16407572" w14:textId="77777777" w:rsidR="00A52ACD" w:rsidRDefault="002356AC">
      <w:r>
        <w:t>Peter D Price</w:t>
      </w:r>
      <w:r>
        <w:rPr>
          <w:vertAlign w:val="superscript"/>
        </w:rPr>
        <w:t>1*</w:t>
      </w:r>
      <w:r>
        <w:t>, Sylvie M Parkus</w:t>
      </w:r>
      <w:r>
        <w:rPr>
          <w:vertAlign w:val="superscript"/>
        </w:rPr>
        <w:t>1</w:t>
      </w:r>
      <w:r>
        <w:t>, Victoria J Lloyd</w:t>
      </w:r>
      <w:r>
        <w:rPr>
          <w:vertAlign w:val="superscript"/>
        </w:rPr>
        <w:t>1</w:t>
      </w:r>
      <w:r>
        <w:t>, Sasha L Bradshaw</w:t>
      </w:r>
      <w:r>
        <w:rPr>
          <w:vertAlign w:val="superscript"/>
        </w:rPr>
        <w:t>2</w:t>
      </w:r>
      <w:r>
        <w:t xml:space="preserve">, </w:t>
      </w:r>
      <w:proofErr w:type="spellStart"/>
      <w:r>
        <w:t>Sadé</w:t>
      </w:r>
      <w:proofErr w:type="spellEnd"/>
      <w:r>
        <w:t xml:space="preserve"> Bates</w:t>
      </w:r>
      <w:r>
        <w:rPr>
          <w:vertAlign w:val="superscript"/>
        </w:rPr>
        <w:t>2</w:t>
      </w:r>
      <w:r>
        <w:t>, Steve Paterson</w:t>
      </w:r>
      <w:r>
        <w:rPr>
          <w:vertAlign w:val="superscript"/>
        </w:rPr>
        <w:t>3</w:t>
      </w:r>
      <w:r>
        <w:t xml:space="preserve">, </w:t>
      </w:r>
      <w:r>
        <w:rPr>
          <w:highlight w:val="white"/>
        </w:rPr>
        <w:t>Terry Burke</w:t>
      </w:r>
      <w:r>
        <w:rPr>
          <w:vertAlign w:val="superscript"/>
        </w:rPr>
        <w:t>1</w:t>
      </w:r>
      <w:r>
        <w:rPr>
          <w:highlight w:val="white"/>
        </w:rPr>
        <w:t xml:space="preserve">, </w:t>
      </w:r>
      <w:r>
        <w:t>Iulia Darolti</w:t>
      </w:r>
      <w:r>
        <w:rPr>
          <w:vertAlign w:val="superscript"/>
        </w:rPr>
        <w:t>4</w:t>
      </w:r>
      <w:r>
        <w:t>, Andrew Pomiankowski</w:t>
      </w:r>
      <w:r>
        <w:rPr>
          <w:vertAlign w:val="superscript"/>
        </w:rPr>
        <w:t>2</w:t>
      </w:r>
      <w:r>
        <w:t xml:space="preserve">, Alison E </w:t>
      </w:r>
      <w:r>
        <w:t>Wright</w:t>
      </w:r>
      <w:r>
        <w:rPr>
          <w:vertAlign w:val="superscript"/>
        </w:rPr>
        <w:t>1*</w:t>
      </w:r>
    </w:p>
    <w:p w14:paraId="41E651E8" w14:textId="77777777" w:rsidR="00A52ACD" w:rsidRDefault="002356AC">
      <w:pPr>
        <w:rPr>
          <w:i/>
          <w:sz w:val="24"/>
          <w:szCs w:val="24"/>
          <w:highlight w:val="yellow"/>
          <w:vertAlign w:val="superscript"/>
        </w:rPr>
      </w:pPr>
      <w:r>
        <w:rPr>
          <w:highlight w:val="yellow"/>
        </w:rPr>
        <w:t>Add Margaret Hughes?</w:t>
      </w:r>
    </w:p>
    <w:p w14:paraId="3BE113AA" w14:textId="77777777" w:rsidR="00A52ACD" w:rsidRDefault="002356AC">
      <w:pPr>
        <w:rPr>
          <w:i/>
        </w:rPr>
      </w:pPr>
      <w:r>
        <w:rPr>
          <w:i/>
          <w:vertAlign w:val="superscript"/>
        </w:rPr>
        <w:t>1</w:t>
      </w:r>
      <w:r>
        <w:rPr>
          <w:i/>
        </w:rPr>
        <w:t>Ecology and Evolutionary Biology, School of Biosciences, University of Sheffield, United Kingdom</w:t>
      </w:r>
    </w:p>
    <w:p w14:paraId="44BC2731" w14:textId="77777777" w:rsidR="00A52ACD" w:rsidRDefault="002356AC">
      <w:pPr>
        <w:rPr>
          <w:i/>
          <w:highlight w:val="white"/>
        </w:rPr>
      </w:pPr>
      <w:r>
        <w:rPr>
          <w:i/>
          <w:vertAlign w:val="superscript"/>
        </w:rPr>
        <w:t>2</w:t>
      </w:r>
      <w:r>
        <w:rPr>
          <w:i/>
          <w:highlight w:val="white"/>
        </w:rPr>
        <w:t>Department of Genetics, Evolution and Environment, University College London, United Kingdom</w:t>
      </w:r>
    </w:p>
    <w:p w14:paraId="013852C1" w14:textId="77777777" w:rsidR="00A52ACD" w:rsidRDefault="002356AC">
      <w:pPr>
        <w:rPr>
          <w:i/>
          <w:highlight w:val="white"/>
        </w:rPr>
      </w:pPr>
      <w:r>
        <w:rPr>
          <w:i/>
          <w:vertAlign w:val="superscript"/>
        </w:rPr>
        <w:t>3</w:t>
      </w:r>
      <w:r>
        <w:rPr>
          <w:i/>
          <w:highlight w:val="white"/>
        </w:rPr>
        <w:t>School of Biological Sciences, University of Liverpool, United Kingdom</w:t>
      </w:r>
    </w:p>
    <w:p w14:paraId="68CB6252" w14:textId="77777777" w:rsidR="00A52ACD" w:rsidRDefault="002356AC">
      <w:pPr>
        <w:rPr>
          <w:i/>
          <w:highlight w:val="white"/>
        </w:rPr>
      </w:pPr>
      <w:r>
        <w:rPr>
          <w:i/>
          <w:vertAlign w:val="superscript"/>
        </w:rPr>
        <w:t>4</w:t>
      </w:r>
      <w:r>
        <w:rPr>
          <w:i/>
          <w:highlight w:val="white"/>
        </w:rPr>
        <w:t>Department of Ecology and Evolution, University of Lausanne, Switzerland</w:t>
      </w:r>
    </w:p>
    <w:p w14:paraId="5D87C412" w14:textId="77777777" w:rsidR="00A52ACD" w:rsidRDefault="002356AC">
      <w:r>
        <w:t>*Corresponding authors: pprice3@sheffield.ac.uk, a.e.wright@sheffield.ac.uk</w:t>
      </w:r>
    </w:p>
    <w:p w14:paraId="3C79DB81" w14:textId="77777777" w:rsidR="00A52ACD" w:rsidRDefault="00A52ACD"/>
    <w:p w14:paraId="29E6AC19" w14:textId="77777777" w:rsidR="00A52ACD" w:rsidRDefault="002356AC">
      <w:r>
        <w:rPr>
          <w:b/>
        </w:rPr>
        <w:t xml:space="preserve">Keywords: </w:t>
      </w:r>
      <w:r>
        <w:t>X chromosome, scRNA-seq, dosage compensation, meiotic sex chromosome inactivation, spermatogenesis</w:t>
      </w:r>
    </w:p>
    <w:p w14:paraId="1164F275" w14:textId="77777777" w:rsidR="00A52ACD" w:rsidRDefault="002356AC">
      <w:pPr>
        <w:rPr>
          <w:i/>
        </w:rPr>
      </w:pPr>
      <w:r>
        <w:rPr>
          <w:b/>
        </w:rPr>
        <w:t>Short title:</w:t>
      </w:r>
      <w:r>
        <w:t xml:space="preserve"> Genomics of meiotic drive in </w:t>
      </w:r>
      <w:r>
        <w:rPr>
          <w:i/>
        </w:rPr>
        <w:t>Teleopsis dalmanni</w:t>
      </w:r>
    </w:p>
    <w:p w14:paraId="68B62EE5" w14:textId="77777777" w:rsidR="00A52ACD" w:rsidRDefault="00A52ACD">
      <w:pPr>
        <w:pStyle w:val="Heading1"/>
      </w:pPr>
      <w:bookmarkStart w:id="0" w:name="_9lcu9ep683nj" w:colFirst="0" w:colLast="0"/>
      <w:bookmarkEnd w:id="0"/>
    </w:p>
    <w:p w14:paraId="3031F078" w14:textId="77777777" w:rsidR="00A52ACD" w:rsidRDefault="00A52ACD">
      <w:pPr>
        <w:pStyle w:val="Heading1"/>
      </w:pPr>
      <w:bookmarkStart w:id="1" w:name="_6zhe2x1ttt44" w:colFirst="0" w:colLast="0"/>
      <w:bookmarkEnd w:id="1"/>
    </w:p>
    <w:p w14:paraId="06E2E6F1" w14:textId="77777777" w:rsidR="00A52ACD" w:rsidRDefault="00A52ACD">
      <w:pPr>
        <w:pStyle w:val="Heading1"/>
      </w:pPr>
      <w:bookmarkStart w:id="2" w:name="_nl04v7z9e7ii" w:colFirst="0" w:colLast="0"/>
      <w:bookmarkEnd w:id="2"/>
    </w:p>
    <w:p w14:paraId="49C259A2" w14:textId="77777777" w:rsidR="00A52ACD" w:rsidRDefault="00A52ACD">
      <w:pPr>
        <w:pStyle w:val="Heading1"/>
      </w:pPr>
      <w:bookmarkStart w:id="3" w:name="_zbgz6p7p96j0" w:colFirst="0" w:colLast="0"/>
      <w:bookmarkEnd w:id="3"/>
    </w:p>
    <w:p w14:paraId="3FF56A87" w14:textId="77777777" w:rsidR="00A52ACD" w:rsidRDefault="00A52ACD">
      <w:pPr>
        <w:pStyle w:val="Heading1"/>
      </w:pPr>
      <w:bookmarkStart w:id="4" w:name="_bpzmev2g7nwb" w:colFirst="0" w:colLast="0"/>
      <w:bookmarkEnd w:id="4"/>
    </w:p>
    <w:p w14:paraId="5C4C3AE8" w14:textId="77777777" w:rsidR="008345D1" w:rsidRDefault="008345D1">
      <w:pPr>
        <w:pStyle w:val="Heading1"/>
      </w:pPr>
      <w:bookmarkStart w:id="5" w:name="_tsaluvbnmluf" w:colFirst="0" w:colLast="0"/>
      <w:bookmarkEnd w:id="5"/>
    </w:p>
    <w:p w14:paraId="20AA85DB" w14:textId="77777777" w:rsidR="008345D1" w:rsidRPr="008345D1" w:rsidRDefault="008345D1" w:rsidP="008345D1"/>
    <w:p w14:paraId="5A850023" w14:textId="5AC1EA74" w:rsidR="00A52ACD" w:rsidRDefault="002356AC" w:rsidP="008345D1">
      <w:pPr>
        <w:pStyle w:val="Heading1"/>
        <w:spacing w:after="240" w:line="391" w:lineRule="auto"/>
      </w:pPr>
      <w:r>
        <w:lastRenderedPageBreak/>
        <w:t>ABSTRACT</w:t>
      </w:r>
    </w:p>
    <w:p w14:paraId="3477C037" w14:textId="62C414C8" w:rsidR="006E07A6" w:rsidRDefault="002356AC" w:rsidP="002356AC">
      <w:pPr>
        <w:spacing w:after="240" w:line="391" w:lineRule="auto"/>
      </w:pPr>
      <w:r>
        <w:t xml:space="preserve">Sex-linked meiotic drivers limit the inheritance of the alternate sex chromosome in the heterogametic sex, subsequently skewing the ratio of males to females in the offspring. They consequently have large impacts on genome evolution, adaptation, and the emergence and maintenance of sexually selected traits. </w:t>
      </w:r>
      <w:r w:rsidR="00343FD1">
        <w:t xml:space="preserve">Despite this, </w:t>
      </w:r>
      <w:r w:rsidR="006711CE">
        <w:t>their molecular basis and</w:t>
      </w:r>
      <w:r w:rsidR="00343FD1">
        <w:t xml:space="preserve"> consequences</w:t>
      </w:r>
      <w:r w:rsidR="006711CE">
        <w:t xml:space="preserve"> for </w:t>
      </w:r>
      <w:r w:rsidR="008F3591">
        <w:t xml:space="preserve">gametogenesis and </w:t>
      </w:r>
      <w:r w:rsidR="0004141D">
        <w:t>sex chromosome</w:t>
      </w:r>
      <w:r w:rsidR="008F3591">
        <w:t xml:space="preserve"> regulation more broadly</w:t>
      </w:r>
      <w:r w:rsidR="00343FD1">
        <w:t xml:space="preserve"> are poorly understood</w:t>
      </w:r>
      <w:r w:rsidR="006711CE">
        <w:t xml:space="preserve">. </w:t>
      </w:r>
      <w:r>
        <w:t>Here</w:t>
      </w:r>
      <w:r>
        <w:t xml:space="preserve">, we </w:t>
      </w:r>
      <w:r w:rsidR="00A21D60">
        <w:t xml:space="preserve">employ </w:t>
      </w:r>
      <w:r>
        <w:t xml:space="preserve">single-cell RNA sequencing to investigate </w:t>
      </w:r>
      <w:r>
        <w:t xml:space="preserve">a sex-linked meiotic driver in the Malaysian stalk-eyed fly, </w:t>
      </w:r>
      <w:r>
        <w:rPr>
          <w:i/>
        </w:rPr>
        <w:t>Teleopsis dalmanni</w:t>
      </w:r>
      <w:r w:rsidR="00343FD1">
        <w:t xml:space="preserve">. </w:t>
      </w:r>
      <w:r w:rsidR="006711CE">
        <w:t xml:space="preserve">First, we produce a comprehensive single-cell atlas of the male </w:t>
      </w:r>
      <w:r w:rsidR="006711CE" w:rsidRPr="002356AC">
        <w:rPr>
          <w:i/>
          <w:iCs/>
        </w:rPr>
        <w:t>T. dalmanni</w:t>
      </w:r>
      <w:r w:rsidR="006711CE">
        <w:t xml:space="preserve"> gonad and identify major testes cell types. We then </w:t>
      </w:r>
      <w:r>
        <w:t xml:space="preserve">characterise the regulatory </w:t>
      </w:r>
      <w:r w:rsidR="00C4687C">
        <w:t>dynamics</w:t>
      </w:r>
      <w:r>
        <w:t xml:space="preserve"> of the X chromosome during spermatogenesis, providing evidence for</w:t>
      </w:r>
      <w:r w:rsidR="00A21D60">
        <w:t xml:space="preserve"> a lack of complete meiotic sex chromosome inactivation and</w:t>
      </w:r>
      <w:r>
        <w:t xml:space="preserve"> </w:t>
      </w:r>
      <w:r w:rsidR="006711CE">
        <w:t>complex</w:t>
      </w:r>
      <w:r w:rsidR="00A21D60">
        <w:t xml:space="preserve"> </w:t>
      </w:r>
      <w:r w:rsidR="006711CE">
        <w:t xml:space="preserve">trajectory </w:t>
      </w:r>
      <w:r w:rsidR="00A21D60">
        <w:t xml:space="preserve">of </w:t>
      </w:r>
      <w:r>
        <w:t>dosage compensation</w:t>
      </w:r>
      <w:r w:rsidR="006E07A6">
        <w:t>.</w:t>
      </w:r>
      <w:r>
        <w:t xml:space="preserve"> </w:t>
      </w:r>
      <w:r w:rsidR="006711CE">
        <w:t xml:space="preserve">Second, by contrasting single-cell expression data between drive and standard testes, we provide insight into how </w:t>
      </w:r>
      <w:r w:rsidR="006E07A6">
        <w:t xml:space="preserve">the </w:t>
      </w:r>
      <w:r w:rsidR="00A21D60">
        <w:t>driver increase</w:t>
      </w:r>
      <w:r w:rsidR="006E07A6">
        <w:t>s</w:t>
      </w:r>
      <w:r w:rsidR="00A21D60">
        <w:t xml:space="preserve"> </w:t>
      </w:r>
      <w:r w:rsidR="006E07A6">
        <w:t>its</w:t>
      </w:r>
      <w:r w:rsidR="00A21D60">
        <w:t xml:space="preserve"> transmission during spermatogenesis and affect</w:t>
      </w:r>
      <w:r w:rsidR="006E07A6">
        <w:t>s</w:t>
      </w:r>
      <w:r w:rsidR="00A21D60">
        <w:t xml:space="preserve"> the transcriptomic landscape of the testes. We </w:t>
      </w:r>
      <w:r>
        <w:t xml:space="preserve">show that the presence of a meiotic driver does not </w:t>
      </w:r>
      <w:r w:rsidR="006E07A6">
        <w:t>perturb fundamental patterns</w:t>
      </w:r>
      <w:r>
        <w:t xml:space="preserve"> of X-linked </w:t>
      </w:r>
      <w:r w:rsidR="006E07A6">
        <w:t>regulation</w:t>
      </w:r>
      <w:r>
        <w:t xml:space="preserve">, with </w:t>
      </w:r>
      <w:r w:rsidR="00A21D60">
        <w:t>most</w:t>
      </w:r>
      <w:r>
        <w:t xml:space="preserve"> expression differences enriched in the latter stages of spermatogenesis</w:t>
      </w:r>
      <w:r w:rsidR="006E07A6">
        <w:t>, and that it likely acts by interfering with proper sperm development, rather than directly killing gametes.</w:t>
      </w:r>
    </w:p>
    <w:p w14:paraId="1EF9EF8C" w14:textId="77777777" w:rsidR="006E07A6" w:rsidRDefault="006E07A6"/>
    <w:p w14:paraId="65164138" w14:textId="77777777" w:rsidR="00A52ACD" w:rsidRDefault="00A52ACD"/>
    <w:p w14:paraId="21D0F4CF" w14:textId="77777777" w:rsidR="00A52ACD" w:rsidRDefault="00A52ACD">
      <w:pPr>
        <w:pStyle w:val="Heading1"/>
      </w:pPr>
      <w:bookmarkStart w:id="6" w:name="_uagt4w5dkif1" w:colFirst="0" w:colLast="0"/>
      <w:bookmarkEnd w:id="6"/>
    </w:p>
    <w:p w14:paraId="684C7F84" w14:textId="77777777" w:rsidR="00A52ACD" w:rsidRDefault="00A52ACD"/>
    <w:p w14:paraId="59C4CE62" w14:textId="77777777" w:rsidR="00A52ACD" w:rsidRDefault="00A52ACD">
      <w:pPr>
        <w:pStyle w:val="Heading1"/>
      </w:pPr>
      <w:bookmarkStart w:id="7" w:name="_7x5jmpvry0dp" w:colFirst="0" w:colLast="0"/>
      <w:bookmarkEnd w:id="7"/>
    </w:p>
    <w:p w14:paraId="6E2E60DD" w14:textId="77777777" w:rsidR="00A52ACD" w:rsidRDefault="00A52ACD"/>
    <w:p w14:paraId="0446E145" w14:textId="77777777" w:rsidR="00A52ACD" w:rsidRDefault="00A52ACD">
      <w:pPr>
        <w:pStyle w:val="Heading1"/>
      </w:pPr>
      <w:bookmarkStart w:id="8" w:name="_t1egl5m174y" w:colFirst="0" w:colLast="0"/>
      <w:bookmarkEnd w:id="8"/>
    </w:p>
    <w:p w14:paraId="2E3CC598" w14:textId="77777777" w:rsidR="00A52ACD" w:rsidRDefault="00A52ACD"/>
    <w:p w14:paraId="4FCBAD55" w14:textId="77777777" w:rsidR="008345D1" w:rsidRDefault="008345D1"/>
    <w:p w14:paraId="66C92474" w14:textId="77777777" w:rsidR="00A52ACD" w:rsidRDefault="002356AC" w:rsidP="008345D1">
      <w:pPr>
        <w:pStyle w:val="Heading1"/>
        <w:snapToGrid w:val="0"/>
        <w:spacing w:before="240" w:after="240" w:line="391" w:lineRule="auto"/>
      </w:pPr>
      <w:bookmarkStart w:id="9" w:name="_8fztudy2wk5y" w:colFirst="0" w:colLast="0"/>
      <w:bookmarkStart w:id="10" w:name="_4fu0yruvp03c" w:colFirst="0" w:colLast="0"/>
      <w:bookmarkEnd w:id="9"/>
      <w:bookmarkEnd w:id="10"/>
      <w:r>
        <w:lastRenderedPageBreak/>
        <w:t>INTRODUCTION</w:t>
      </w:r>
    </w:p>
    <w:p w14:paraId="383324DC" w14:textId="76679E18" w:rsidR="000C3E6F" w:rsidRDefault="002356AC" w:rsidP="008345D1">
      <w:pPr>
        <w:snapToGrid w:val="0"/>
        <w:spacing w:before="240" w:after="240" w:line="391" w:lineRule="auto"/>
      </w:pPr>
      <w:r>
        <w:t xml:space="preserve">Following </w:t>
      </w:r>
      <w:r w:rsidR="00A80E42">
        <w:t>Mendelian</w:t>
      </w:r>
      <w:r>
        <w:t xml:space="preserve"> genetics, the expectation at meiosis is that maternal and paternal alleles segregate equally. However, meiosis is often a battleground for inheritance. Intragenomic conflicts emerge through selfish genetic elements forcing unequal segregation of alleles, skewing their chances of being represented in the mature germline </w:t>
      </w:r>
      <w:r w:rsidR="00A52ACD">
        <w:fldChar w:fldCharType="begin"/>
      </w:r>
      <w:r w:rsidR="00A52ACD">
        <w:instrText>HYPERLINK "https://paperpile.com/c/UqA1L6/vvjj+THUr+tqZA" \h</w:instrText>
      </w:r>
      <w:r w:rsidR="00A52ACD">
        <w:fldChar w:fldCharType="separate"/>
      </w:r>
      <w:r w:rsidR="00A52ACD">
        <w:rPr>
          <w:color w:val="000000"/>
        </w:rPr>
        <w:t>(</w:t>
      </w:r>
      <w:proofErr w:type="spellStart"/>
      <w:r w:rsidR="00A52ACD">
        <w:rPr>
          <w:color w:val="000000"/>
        </w:rPr>
        <w:t>Jaenike</w:t>
      </w:r>
      <w:proofErr w:type="spellEnd"/>
      <w:r w:rsidR="00A52ACD">
        <w:rPr>
          <w:color w:val="000000"/>
        </w:rPr>
        <w:t xml:space="preserve">, 2001; Lindholm et al., 2016; Sandler &amp; </w:t>
      </w:r>
      <w:proofErr w:type="spellStart"/>
      <w:r w:rsidR="00A52ACD">
        <w:rPr>
          <w:color w:val="000000"/>
        </w:rPr>
        <w:t>Novitski</w:t>
      </w:r>
      <w:proofErr w:type="spellEnd"/>
      <w:r w:rsidR="00A52ACD">
        <w:rPr>
          <w:color w:val="000000"/>
        </w:rPr>
        <w:t>, 1957)</w:t>
      </w:r>
      <w:r w:rsidR="00A52ACD">
        <w:rPr>
          <w:color w:val="000000"/>
        </w:rPr>
        <w:fldChar w:fldCharType="end"/>
      </w:r>
      <w:r>
        <w:t xml:space="preserve">. These selfish genes, known as meiotic drivers, are widespread across eukaryotic life </w:t>
      </w:r>
      <w:r w:rsidR="00A52ACD">
        <w:fldChar w:fldCharType="begin"/>
      </w:r>
      <w:r w:rsidR="00A52ACD">
        <w:instrText>HYPERLINK "https://paperpile.com/c/UqA1L6/Yl7h+RH1Z+1WFS+QGie+2kYA" \h</w:instrText>
      </w:r>
      <w:r w:rsidR="00A52ACD">
        <w:fldChar w:fldCharType="separate"/>
      </w:r>
      <w:r w:rsidR="00A52ACD">
        <w:rPr>
          <w:color w:val="000000"/>
        </w:rPr>
        <w:t>(</w:t>
      </w:r>
      <w:proofErr w:type="spellStart"/>
      <w:r w:rsidR="00A52ACD">
        <w:rPr>
          <w:color w:val="000000"/>
        </w:rPr>
        <w:t>Ardlie</w:t>
      </w:r>
      <w:proofErr w:type="spellEnd"/>
      <w:r w:rsidR="00A52ACD">
        <w:rPr>
          <w:color w:val="000000"/>
        </w:rPr>
        <w:t>, 1998; Fishman &amp; Willis, 2005; Sandler et al., 1959; Taylor et al., 1999; B. C. Turner &amp; Perkins, 1979)</w:t>
      </w:r>
      <w:r w:rsidR="00A52ACD">
        <w:rPr>
          <w:color w:val="000000"/>
        </w:rPr>
        <w:fldChar w:fldCharType="end"/>
      </w:r>
      <w:r>
        <w:t xml:space="preserve">, and have large consequences for the ecology and evolution of populations </w:t>
      </w:r>
      <w:r w:rsidR="00A52ACD">
        <w:fldChar w:fldCharType="begin"/>
      </w:r>
      <w:r w:rsidR="00A52ACD">
        <w:instrText>HYPERLINK "https://paperpile.com/c/UqA1L6/vvjj+h7R1+matP+TjAU" \h</w:instrText>
      </w:r>
      <w:r w:rsidR="00A52ACD">
        <w:fldChar w:fldCharType="separate"/>
      </w:r>
      <w:r w:rsidR="00A52ACD">
        <w:rPr>
          <w:color w:val="000000"/>
        </w:rPr>
        <w:t>(Hamilton, 1967; Lindholm et al., 2016; Wilkinson et al., 2014; Zhang et al., 2015)</w:t>
      </w:r>
      <w:r w:rsidR="00A52ACD">
        <w:rPr>
          <w:color w:val="000000"/>
        </w:rPr>
        <w:fldChar w:fldCharType="end"/>
      </w:r>
      <w:r>
        <w:t xml:space="preserve">. </w:t>
      </w:r>
    </w:p>
    <w:p w14:paraId="13E9F7A6" w14:textId="35DB611B" w:rsidR="006E07A6" w:rsidRDefault="002356AC" w:rsidP="008345D1">
      <w:pPr>
        <w:snapToGrid w:val="0"/>
        <w:spacing w:before="240" w:after="240" w:line="391" w:lineRule="auto"/>
        <w:rPr>
          <w:ins w:id="11" w:author="Alison Wright" w:date="2024-10-29T14:34:00Z" w16du:dateUtc="2024-10-29T14:34:00Z"/>
        </w:rPr>
      </w:pPr>
      <w:r>
        <w:t>Sex</w:t>
      </w:r>
      <w:r w:rsidR="0044089A">
        <w:t xml:space="preserve"> </w:t>
      </w:r>
      <w:r>
        <w:t xml:space="preserve">chromosome meiotic drive is the most common form of meiotic drive </w:t>
      </w:r>
      <w:r w:rsidR="00A52ACD">
        <w:fldChar w:fldCharType="begin"/>
      </w:r>
      <w:r w:rsidR="00A52ACD">
        <w:instrText>HYPERLINK "https://paperpile.com/c/UqA1L6/4WFo" \h</w:instrText>
      </w:r>
      <w:r w:rsidR="00A52ACD">
        <w:fldChar w:fldCharType="separate"/>
      </w:r>
      <w:r w:rsidR="00A52ACD">
        <w:rPr>
          <w:color w:val="000000"/>
        </w:rPr>
        <w:t>(Hurst &amp; Pomiankowski, 1991)</w:t>
      </w:r>
      <w:r w:rsidR="00A52ACD">
        <w:rPr>
          <w:color w:val="000000"/>
        </w:rPr>
        <w:fldChar w:fldCharType="end"/>
      </w:r>
      <w:r w:rsidR="006E07A6">
        <w:t xml:space="preserve">. </w:t>
      </w:r>
      <w:r>
        <w:t xml:space="preserve">Here, X-linked drivers </w:t>
      </w:r>
      <w:del w:id="12" w:author="Alison Wright" w:date="2024-10-29T14:34:00Z" w16du:dateUtc="2024-10-29T14:34:00Z">
        <w:r w:rsidDel="006E07A6">
          <w:delText xml:space="preserve">(in XY systems) </w:delText>
        </w:r>
      </w:del>
      <w:r>
        <w:t xml:space="preserve">reduce the inheritance of the Y chromosome and </w:t>
      </w:r>
      <w:r w:rsidR="006E07A6">
        <w:t>by</w:t>
      </w:r>
      <w:r>
        <w:t xml:space="preserve"> altering of offspring sex ratios from 1:1, are easily detectable. Consequently, they have profound effects on reproductive traits </w:t>
      </w:r>
      <w:r w:rsidR="00A52ACD">
        <w:fldChar w:fldCharType="begin"/>
      </w:r>
      <w:r w:rsidR="00A52ACD">
        <w:instrText>HYPERLINK "https://paperpile.com/c/UqA1L6/H3wW+y7Eb" \h</w:instrText>
      </w:r>
      <w:r w:rsidR="00A52ACD">
        <w:fldChar w:fldCharType="separate"/>
      </w:r>
      <w:r w:rsidR="00A52ACD">
        <w:rPr>
          <w:color w:val="000000"/>
        </w:rPr>
        <w:t>(</w:t>
      </w:r>
      <w:proofErr w:type="spellStart"/>
      <w:r w:rsidR="00A52ACD">
        <w:rPr>
          <w:color w:val="000000"/>
        </w:rPr>
        <w:t>Herbette</w:t>
      </w:r>
      <w:proofErr w:type="spellEnd"/>
      <w:r w:rsidR="00A52ACD">
        <w:rPr>
          <w:color w:val="000000"/>
        </w:rPr>
        <w:t xml:space="preserve"> et al., 2021; Holman et al., 2015)</w:t>
      </w:r>
      <w:r w:rsidR="00A52ACD">
        <w:rPr>
          <w:color w:val="000000"/>
        </w:rPr>
        <w:fldChar w:fldCharType="end"/>
      </w:r>
      <w:r>
        <w:t xml:space="preserve">, genome evolution </w:t>
      </w:r>
      <w:r w:rsidR="00A52ACD">
        <w:fldChar w:fldCharType="begin"/>
      </w:r>
      <w:r w:rsidR="00A52ACD">
        <w:instrText>HYPERLINK "https://paperpile.com/c/UqA1L6/5JhV+1skKe+Sro7+TS6V" \h</w:instrText>
      </w:r>
      <w:r w:rsidR="00A52ACD">
        <w:fldChar w:fldCharType="separate"/>
      </w:r>
      <w:r w:rsidR="00A52ACD">
        <w:rPr>
          <w:color w:val="000000"/>
        </w:rPr>
        <w:t xml:space="preserve">(Blackmon et al., 2019; </w:t>
      </w:r>
      <w:proofErr w:type="spellStart"/>
      <w:r w:rsidR="00A52ACD">
        <w:rPr>
          <w:color w:val="000000"/>
        </w:rPr>
        <w:t>Eickbush</w:t>
      </w:r>
      <w:proofErr w:type="spellEnd"/>
      <w:r w:rsidR="00A52ACD">
        <w:rPr>
          <w:color w:val="000000"/>
        </w:rPr>
        <w:t xml:space="preserve"> et al., 2019; Reinhardt et al., 2023; Úbeda et al., 2015)</w:t>
      </w:r>
      <w:r w:rsidR="00A52ACD">
        <w:rPr>
          <w:color w:val="000000"/>
        </w:rPr>
        <w:fldChar w:fldCharType="end"/>
      </w:r>
      <w:r>
        <w:t xml:space="preserve">, adaptation </w:t>
      </w:r>
      <w:r w:rsidR="00A52ACD">
        <w:fldChar w:fldCharType="begin"/>
      </w:r>
      <w:r w:rsidR="00A52ACD">
        <w:instrText>HYPERLINK "https://paperpile.com/c/UqA1L6/kQuk+DqNG" \h</w:instrText>
      </w:r>
      <w:r w:rsidR="00A52ACD">
        <w:fldChar w:fldCharType="separate"/>
      </w:r>
      <w:r w:rsidR="00A52ACD">
        <w:rPr>
          <w:color w:val="000000"/>
        </w:rPr>
        <w:t>(Dyer et al., 2007; Mackintosh et al., 2021)</w:t>
      </w:r>
      <w:r w:rsidR="00A52ACD">
        <w:rPr>
          <w:color w:val="000000"/>
        </w:rPr>
        <w:fldChar w:fldCharType="end"/>
      </w:r>
      <w:r>
        <w:t xml:space="preserve">, sexual selection </w:t>
      </w:r>
      <w:r w:rsidR="00A52ACD">
        <w:fldChar w:fldCharType="begin"/>
      </w:r>
      <w:r w:rsidR="00A52ACD">
        <w:instrText>HYPERLINK "https://paperpile.com/c/UqA1L6/GCwg+7RQn+Ucc7" \h</w:instrText>
      </w:r>
      <w:r w:rsidR="00A52ACD">
        <w:fldChar w:fldCharType="separate"/>
      </w:r>
      <w:r w:rsidR="00A52ACD">
        <w:rPr>
          <w:color w:val="000000"/>
        </w:rPr>
        <w:t xml:space="preserve">(Cotton et al., 2014; </w:t>
      </w:r>
      <w:proofErr w:type="spellStart"/>
      <w:r w:rsidR="00A52ACD">
        <w:rPr>
          <w:color w:val="000000"/>
        </w:rPr>
        <w:t>Pinzone</w:t>
      </w:r>
      <w:proofErr w:type="spellEnd"/>
      <w:r w:rsidR="00A52ACD">
        <w:rPr>
          <w:color w:val="000000"/>
        </w:rPr>
        <w:t xml:space="preserve"> &amp; Dyer, 2013; Wilkinson et al., 1998)</w:t>
      </w:r>
      <w:r w:rsidR="00A52ACD">
        <w:rPr>
          <w:color w:val="000000"/>
        </w:rPr>
        <w:fldChar w:fldCharType="end"/>
      </w:r>
      <w:r>
        <w:t xml:space="preserve">, and population persistence </w:t>
      </w:r>
      <w:r w:rsidR="00A52ACD">
        <w:fldChar w:fldCharType="begin"/>
      </w:r>
      <w:r w:rsidR="00A52ACD">
        <w:instrText>HYPERLINK "https://paperpile.com/c/UqA1L6/kQuk+THUr+TjAU" \h</w:instrText>
      </w:r>
      <w:r w:rsidR="00A52ACD">
        <w:fldChar w:fldCharType="separate"/>
      </w:r>
      <w:r w:rsidR="00A52ACD">
        <w:rPr>
          <w:color w:val="000000"/>
        </w:rPr>
        <w:t xml:space="preserve">(Hamilton, 1967; </w:t>
      </w:r>
      <w:proofErr w:type="spellStart"/>
      <w:r w:rsidR="00A52ACD">
        <w:rPr>
          <w:color w:val="000000"/>
        </w:rPr>
        <w:t>Jaenike</w:t>
      </w:r>
      <w:proofErr w:type="spellEnd"/>
      <w:r w:rsidR="00A52ACD">
        <w:rPr>
          <w:color w:val="000000"/>
        </w:rPr>
        <w:t>, 2001; Mackintosh et al., 2021)</w:t>
      </w:r>
      <w:r w:rsidR="00A52ACD">
        <w:rPr>
          <w:color w:val="000000"/>
        </w:rPr>
        <w:fldChar w:fldCharType="end"/>
      </w:r>
      <w:r>
        <w:t xml:space="preserve">. </w:t>
      </w:r>
      <w:r>
        <w:t xml:space="preserve">Characterising the molecular mechanisms of meiotic drivers and their consequences is therefore key to understanding a range of biological processes. </w:t>
      </w:r>
    </w:p>
    <w:p w14:paraId="5609B82D" w14:textId="50EE4492" w:rsidR="00A52ACD" w:rsidRDefault="002356AC" w:rsidP="008345D1">
      <w:pPr>
        <w:snapToGrid w:val="0"/>
        <w:spacing w:before="240" w:after="240" w:line="391" w:lineRule="auto"/>
      </w:pPr>
      <w:r>
        <w:t>However, despite meiotic drive having been identified al</w:t>
      </w:r>
      <w:r>
        <w:t xml:space="preserve">most a century ago </w:t>
      </w:r>
      <w:r w:rsidR="00A52ACD">
        <w:fldChar w:fldCharType="begin"/>
      </w:r>
      <w:r w:rsidR="00A52ACD">
        <w:instrText>HYPERLINK "https://paperpile.com/c/UqA1L6/aJuY" \h</w:instrText>
      </w:r>
      <w:r w:rsidR="00A52ACD">
        <w:fldChar w:fldCharType="separate"/>
      </w:r>
      <w:r w:rsidR="00A52ACD">
        <w:rPr>
          <w:color w:val="000000"/>
        </w:rPr>
        <w:t>(Gershenson, 1928)</w:t>
      </w:r>
      <w:r w:rsidR="00A52ACD">
        <w:rPr>
          <w:color w:val="000000"/>
        </w:rPr>
        <w:fldChar w:fldCharType="end"/>
      </w:r>
      <w:r>
        <w:t xml:space="preserve">, the evolutionary origins and the general mechanisms by which drivers operate remain unclear. Further, at the molecular level, they have been well studied in only a </w:t>
      </w:r>
      <w:ins w:id="13" w:author="Alison Wright" w:date="2024-10-29T14:35:00Z" w16du:dateUtc="2024-10-29T14:35:00Z">
        <w:r w:rsidR="006E07A6">
          <w:t xml:space="preserve">small </w:t>
        </w:r>
      </w:ins>
      <w:r>
        <w:t xml:space="preserve">handful of species, </w:t>
      </w:r>
      <w:r w:rsidR="006E07A6">
        <w:t xml:space="preserve">such as </w:t>
      </w:r>
      <w:r>
        <w:rPr>
          <w:i/>
        </w:rPr>
        <w:t>Drosophila</w:t>
      </w:r>
      <w:r>
        <w:t xml:space="preserve"> </w:t>
      </w:r>
      <w:r w:rsidR="00A52ACD">
        <w:fldChar w:fldCharType="begin"/>
      </w:r>
      <w:r w:rsidR="00A52ACD">
        <w:instrText>HYPERLINK "https://paperpile.com/c/UqA1L6/6dhM"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w:t>
      </w:r>
      <w:r w:rsidR="00A52ACD">
        <w:rPr>
          <w:color w:val="000000"/>
        </w:rPr>
        <w:fldChar w:fldCharType="end"/>
      </w:r>
      <w:r>
        <w:t xml:space="preserve">, </w:t>
      </w:r>
      <w:r>
        <w:rPr>
          <w:i/>
        </w:rPr>
        <w:t>Anopheles</w:t>
      </w:r>
      <w:r>
        <w:t xml:space="preserve"> </w:t>
      </w:r>
      <w:r w:rsidR="00A52ACD">
        <w:fldChar w:fldCharType="begin"/>
      </w:r>
      <w:r w:rsidR="00A52ACD">
        <w:instrText>HYPERLINK "https://paperpile.com/c/UqA1L6/xYRx+pu4F" \h</w:instrText>
      </w:r>
      <w:r w:rsidR="00A52ACD">
        <w:fldChar w:fldCharType="separate"/>
      </w:r>
      <w:r w:rsidR="00A52ACD">
        <w:rPr>
          <w:color w:val="000000"/>
        </w:rPr>
        <w:t>(M. Li et al., 2020; Simoni et al., 2020)</w:t>
      </w:r>
      <w:r w:rsidR="00A52ACD">
        <w:rPr>
          <w:color w:val="000000"/>
        </w:rPr>
        <w:fldChar w:fldCharType="end"/>
      </w:r>
      <w:r>
        <w:t xml:space="preserve">, house mouse </w:t>
      </w:r>
      <w:r w:rsidR="00A52ACD">
        <w:fldChar w:fldCharType="begin"/>
      </w:r>
      <w:r w:rsidR="00A52ACD">
        <w:instrText>HYPERLINK "https://paperpile.com/c/UqA1L6/SwcP+Ilz7+Y5ST" \h</w:instrText>
      </w:r>
      <w:r w:rsidR="00A52ACD">
        <w:fldChar w:fldCharType="separate"/>
      </w:r>
      <w:r w:rsidR="00A52ACD">
        <w:rPr>
          <w:color w:val="000000"/>
        </w:rPr>
        <w:t>(</w:t>
      </w:r>
      <w:proofErr w:type="spellStart"/>
      <w:r w:rsidR="00A52ACD">
        <w:rPr>
          <w:color w:val="000000"/>
        </w:rPr>
        <w:t>Cocquet</w:t>
      </w:r>
      <w:proofErr w:type="spellEnd"/>
      <w:r w:rsidR="00A52ACD">
        <w:rPr>
          <w:color w:val="000000"/>
        </w:rPr>
        <w:t xml:space="preserve"> et al., 2012; Kelemen et al., 2022; Silver, 1985)</w:t>
      </w:r>
      <w:r w:rsidR="00A52ACD">
        <w:rPr>
          <w:color w:val="000000"/>
        </w:rPr>
        <w:fldChar w:fldCharType="end"/>
      </w:r>
      <w:r>
        <w:t xml:space="preserve">, monkeyflower </w:t>
      </w:r>
      <w:r w:rsidR="00A52ACD">
        <w:fldChar w:fldCharType="begin"/>
      </w:r>
      <w:r w:rsidR="00A52ACD">
        <w:instrText>HYPERLINK "https://paperpile.com/c/UqA1L6/2kYA" \h</w:instrText>
      </w:r>
      <w:r w:rsidR="00A52ACD">
        <w:fldChar w:fldCharType="separate"/>
      </w:r>
      <w:r w:rsidR="00A52ACD">
        <w:rPr>
          <w:color w:val="000000"/>
        </w:rPr>
        <w:t>(Fishman &amp; Willis, 2005)</w:t>
      </w:r>
      <w:r w:rsidR="00A52ACD">
        <w:rPr>
          <w:color w:val="000000"/>
        </w:rPr>
        <w:fldChar w:fldCharType="end"/>
      </w:r>
      <w:r>
        <w:t xml:space="preserve">, </w:t>
      </w:r>
      <w:ins w:id="14" w:author="Alison Wright" w:date="2024-10-30T13:44:00Z" w16du:dateUtc="2024-10-30T13:44:00Z">
        <w:r w:rsidR="009A0DFF">
          <w:t>yeast (</w:t>
        </w:r>
        <w:commentRangeStart w:id="15"/>
        <w:r w:rsidR="009A0DFF">
          <w:t>ref</w:t>
        </w:r>
        <w:commentRangeEnd w:id="15"/>
        <w:r w:rsidR="009A0DFF">
          <w:rPr>
            <w:rStyle w:val="CommentReference"/>
          </w:rPr>
          <w:commentReference w:id="15"/>
        </w:r>
        <w:r w:rsidR="009A0DFF">
          <w:t xml:space="preserve">), </w:t>
        </w:r>
      </w:ins>
      <w:r>
        <w:t xml:space="preserve">and </w:t>
      </w:r>
      <w:r>
        <w:rPr>
          <w:i/>
        </w:rPr>
        <w:t xml:space="preserve">Neurospora </w:t>
      </w:r>
      <w:r w:rsidR="00A52ACD" w:rsidRPr="0030539B">
        <w:fldChar w:fldCharType="begin"/>
      </w:r>
      <w:r w:rsidR="00A52ACD" w:rsidRPr="0030539B">
        <w:instrText>HYPERLINK "https://paperpile.com/c/UqA1L6/KuR8" \h</w:instrText>
      </w:r>
      <w:r w:rsidR="00A52ACD" w:rsidRPr="0030539B">
        <w:fldChar w:fldCharType="separate"/>
      </w:r>
      <w:r w:rsidR="00A52ACD" w:rsidRPr="0030539B">
        <w:rPr>
          <w:color w:val="000000"/>
          <w:rPrChange w:id="16" w:author="Alison Wright" w:date="2024-10-29T15:14:00Z" w16du:dateUtc="2024-10-29T15:14:00Z">
            <w:rPr>
              <w:i/>
              <w:iCs/>
              <w:color w:val="000000"/>
            </w:rPr>
          </w:rPrChange>
        </w:rPr>
        <w:t>(</w:t>
      </w:r>
      <w:proofErr w:type="spellStart"/>
      <w:r w:rsidR="00A52ACD" w:rsidRPr="0030539B">
        <w:rPr>
          <w:color w:val="000000"/>
          <w:rPrChange w:id="17" w:author="Alison Wright" w:date="2024-10-29T15:14:00Z" w16du:dateUtc="2024-10-29T15:14:00Z">
            <w:rPr>
              <w:i/>
              <w:iCs/>
              <w:color w:val="000000"/>
            </w:rPr>
          </w:rPrChange>
        </w:rPr>
        <w:t>Vogan</w:t>
      </w:r>
      <w:proofErr w:type="spellEnd"/>
      <w:r w:rsidR="00A52ACD" w:rsidRPr="0030539B">
        <w:rPr>
          <w:color w:val="000000"/>
          <w:rPrChange w:id="18" w:author="Alison Wright" w:date="2024-10-29T15:14:00Z" w16du:dateUtc="2024-10-29T15:14:00Z">
            <w:rPr>
              <w:i/>
              <w:iCs/>
              <w:color w:val="000000"/>
            </w:rPr>
          </w:rPrChange>
        </w:rPr>
        <w:t xml:space="preserve"> et al., 2022)</w:t>
      </w:r>
      <w:r w:rsidR="00A52ACD" w:rsidRPr="0030539B">
        <w:rPr>
          <w:color w:val="000000"/>
          <w:rPrChange w:id="19" w:author="Alison Wright" w:date="2024-10-29T15:14:00Z" w16du:dateUtc="2024-10-29T15:14:00Z">
            <w:rPr>
              <w:i/>
              <w:iCs/>
              <w:color w:val="000000"/>
            </w:rPr>
          </w:rPrChange>
        </w:rPr>
        <w:fldChar w:fldCharType="end"/>
      </w:r>
      <w:r w:rsidRPr="0030539B">
        <w:rPr>
          <w:rPrChange w:id="20" w:author="Alison Wright" w:date="2024-10-29T15:14:00Z" w16du:dateUtc="2024-10-29T15:14:00Z">
            <w:rPr>
              <w:i/>
              <w:iCs/>
            </w:rPr>
          </w:rPrChange>
        </w:rPr>
        <w:t>.</w:t>
      </w:r>
      <w:r>
        <w:t xml:space="preserve"> Recent work has started to highlight both the diverse mechanisms that are utilised by drivers to disrupt meiosis, but also shared elements and time points that are targeted </w:t>
      </w:r>
      <w:r w:rsidR="00A52ACD">
        <w:fldChar w:fldCharType="begin"/>
      </w:r>
      <w:r w:rsidR="00A52ACD">
        <w:instrText>HYPERLINK "https://paperpile.com/c/UqA1L6/6dhM+DapU+LrMK"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 Kruger &amp; Mueller, 2021; </w:t>
      </w:r>
      <w:proofErr w:type="spellStart"/>
      <w:r w:rsidR="00A52ACD">
        <w:rPr>
          <w:color w:val="000000"/>
        </w:rPr>
        <w:t>Zimmering</w:t>
      </w:r>
      <w:proofErr w:type="spellEnd"/>
      <w:r w:rsidR="00A52ACD">
        <w:rPr>
          <w:color w:val="000000"/>
        </w:rPr>
        <w:t xml:space="preserve"> et al., 1970)</w:t>
      </w:r>
      <w:r w:rsidR="00A52ACD">
        <w:rPr>
          <w:color w:val="000000"/>
        </w:rPr>
        <w:fldChar w:fldCharType="end"/>
      </w:r>
      <w:r>
        <w:t xml:space="preserve">. As such, meiotic drivers have been broadly divided into two classes. Meiotic-acting drivers disrupt proper segregation at meiosis, such as the </w:t>
      </w:r>
      <w:r>
        <w:rPr>
          <w:i/>
        </w:rPr>
        <w:t>Paris</w:t>
      </w:r>
      <w:r>
        <w:t xml:space="preserve"> driver in </w:t>
      </w:r>
      <w:r>
        <w:rPr>
          <w:i/>
        </w:rPr>
        <w:t xml:space="preserve">Drosophila </w:t>
      </w:r>
      <w:proofErr w:type="spellStart"/>
      <w:r>
        <w:rPr>
          <w:i/>
        </w:rPr>
        <w:t>simulans</w:t>
      </w:r>
      <w:proofErr w:type="spellEnd"/>
      <w:r>
        <w:rPr>
          <w:i/>
        </w:rPr>
        <w:t xml:space="preserve"> </w:t>
      </w:r>
      <w:ins w:id="21" w:author="Alison Wright" w:date="2024-10-29T14:35:00Z" w16du:dateUtc="2024-10-29T14:35:00Z">
        <w:r w:rsidR="006E07A6">
          <w:rPr>
            <w:iCs/>
          </w:rPr>
          <w:t xml:space="preserve">which </w:t>
        </w:r>
      </w:ins>
      <w:ins w:id="22" w:author="Alison Wright" w:date="2024-10-29T14:36:00Z" w16du:dateUtc="2024-10-29T14:36:00Z">
        <w:r w:rsidR="006E07A6">
          <w:rPr>
            <w:iCs/>
          </w:rPr>
          <w:t>causes</w:t>
        </w:r>
      </w:ins>
      <w:del w:id="23" w:author="Alison Wright" w:date="2024-10-29T14:35:00Z" w16du:dateUtc="2024-10-29T14:35:00Z">
        <w:r w:rsidDel="006E07A6">
          <w:delText>leads to</w:delText>
        </w:r>
      </w:del>
      <w:r>
        <w:t xml:space="preserve"> improper segregation of the Y in </w:t>
      </w:r>
      <w:r>
        <w:lastRenderedPageBreak/>
        <w:t xml:space="preserve">anaphase II </w:t>
      </w:r>
      <w:r w:rsidR="00A52ACD">
        <w:fldChar w:fldCharType="begin"/>
      </w:r>
      <w:r w:rsidR="00A52ACD">
        <w:instrText>HYPERLINK "https://paperpile.com/c/UqA1L6/aavG+Rx3E" \h</w:instrText>
      </w:r>
      <w:r w:rsidR="00A52ACD">
        <w:fldChar w:fldCharType="separate"/>
      </w:r>
      <w:r w:rsidR="00A52ACD">
        <w:rPr>
          <w:color w:val="000000"/>
        </w:rPr>
        <w:t>(</w:t>
      </w:r>
      <w:proofErr w:type="spellStart"/>
      <w:r w:rsidR="00A52ACD">
        <w:rPr>
          <w:color w:val="000000"/>
        </w:rPr>
        <w:t>Cazemajor</w:t>
      </w:r>
      <w:proofErr w:type="spellEnd"/>
      <w:r w:rsidR="00A52ACD">
        <w:rPr>
          <w:color w:val="000000"/>
        </w:rPr>
        <w:t xml:space="preserve"> et al., 1997, 2000)</w:t>
      </w:r>
      <w:r w:rsidR="00A52ACD">
        <w:rPr>
          <w:color w:val="000000"/>
        </w:rPr>
        <w:fldChar w:fldCharType="end"/>
      </w:r>
      <w:r>
        <w:t xml:space="preserve">. </w:t>
      </w:r>
      <w:del w:id="24" w:author="Alison Wright" w:date="2024-10-29T14:36:00Z" w16du:dateUtc="2024-10-29T14:36:00Z">
        <w:r w:rsidDel="006E07A6">
          <w:delText>Whereas</w:delText>
        </w:r>
      </w:del>
      <w:ins w:id="25" w:author="Alison Wright" w:date="2024-10-29T14:36:00Z" w16du:dateUtc="2024-10-29T14:36:00Z">
        <w:r w:rsidR="006E07A6">
          <w:t>In contrast</w:t>
        </w:r>
      </w:ins>
      <w:r>
        <w:t>, post-meiotic drivers disrupt motility of sperm or poison them</w:t>
      </w:r>
      <w:ins w:id="26" w:author="Alison Wright" w:date="2024-10-29T14:36:00Z" w16du:dateUtc="2024-10-29T14:36:00Z">
        <w:r w:rsidR="006E07A6">
          <w:t>. For</w:t>
        </w:r>
      </w:ins>
      <w:del w:id="27" w:author="Alison Wright" w:date="2024-10-29T14:36:00Z" w16du:dateUtc="2024-10-29T14:36:00Z">
        <w:r w:rsidDel="006E07A6">
          <w:delText>,</w:delText>
        </w:r>
      </w:del>
      <w:r>
        <w:t xml:space="preserve"> </w:t>
      </w:r>
      <w:ins w:id="28" w:author="Alison Wright" w:date="2024-10-29T14:36:00Z" w16du:dateUtc="2024-10-29T14:36:00Z">
        <w:r w:rsidR="006E07A6">
          <w:t>instance,</w:t>
        </w:r>
      </w:ins>
      <w:del w:id="29" w:author="Alison Wright" w:date="2024-10-29T14:36:00Z" w16du:dateUtc="2024-10-29T14:36:00Z">
        <w:r w:rsidDel="006E07A6">
          <w:delText>for example</w:delText>
        </w:r>
      </w:del>
      <w:r>
        <w:t xml:space="preserve"> the </w:t>
      </w:r>
      <w:r>
        <w:rPr>
          <w:i/>
        </w:rPr>
        <w:t>Winters</w:t>
      </w:r>
      <w:r>
        <w:t xml:space="preserve"> driver in </w:t>
      </w:r>
      <w:ins w:id="30" w:author="Alison Wright" w:date="2024-10-29T14:36:00Z" w16du:dateUtc="2024-10-29T14:36:00Z">
        <w:r w:rsidR="006E07A6">
          <w:rPr>
            <w:i/>
          </w:rPr>
          <w:t xml:space="preserve">D. </w:t>
        </w:r>
        <w:proofErr w:type="spellStart"/>
        <w:r w:rsidR="006E07A6">
          <w:rPr>
            <w:i/>
          </w:rPr>
          <w:t>simulans</w:t>
        </w:r>
        <w:proofErr w:type="spellEnd"/>
        <w:r w:rsidR="006E07A6">
          <w:rPr>
            <w:i/>
          </w:rPr>
          <w:t xml:space="preserve"> </w:t>
        </w:r>
      </w:ins>
      <w:del w:id="31" w:author="Alison Wright" w:date="2024-10-29T14:36:00Z" w16du:dateUtc="2024-10-29T14:36:00Z">
        <w:r w:rsidDel="006E07A6">
          <w:delText>the same species</w:delText>
        </w:r>
        <w:r w:rsidDel="006E07A6">
          <w:rPr>
            <w:i/>
          </w:rPr>
          <w:delText xml:space="preserve"> </w:delText>
        </w:r>
      </w:del>
      <w:r>
        <w:t xml:space="preserve">leads to a defect in nuclear condensation of Y sperm </w:t>
      </w:r>
      <w:r w:rsidR="00A52ACD">
        <w:fldChar w:fldCharType="begin"/>
      </w:r>
      <w:r w:rsidR="00A52ACD">
        <w:instrText>HYPERLINK "https://paperpile.com/c/UqA1L6/XlOJ" \h</w:instrText>
      </w:r>
      <w:r w:rsidR="00A52ACD">
        <w:fldChar w:fldCharType="separate"/>
      </w:r>
      <w:r w:rsidR="00A52ACD">
        <w:rPr>
          <w:color w:val="000000"/>
        </w:rPr>
        <w:t>(Tao et al., 2007)</w:t>
      </w:r>
      <w:r w:rsidR="00A52ACD">
        <w:rPr>
          <w:color w:val="000000"/>
        </w:rPr>
        <w:fldChar w:fldCharType="end"/>
      </w:r>
      <w:r>
        <w:t xml:space="preserve">. In the latter class, the histone-protamine transition, an essential checkpoint in spermatid elongation, has been repeatedly identified as a post-meiotic target </w:t>
      </w:r>
      <w:r w:rsidR="00A52ACD">
        <w:fldChar w:fldCharType="begin"/>
      </w:r>
      <w:r w:rsidR="00A52ACD">
        <w:instrText>HYPERLINK "https://paperpile.com/c/UqA1L6/RArV+ttCI+jJ6a+H3wW+gSyJ" \h</w:instrText>
      </w:r>
      <w:r w:rsidR="00A52ACD">
        <w:fldChar w:fldCharType="separate"/>
      </w:r>
      <w:r w:rsidR="00A52ACD">
        <w:rPr>
          <w:color w:val="000000"/>
        </w:rPr>
        <w:t>(</w:t>
      </w:r>
      <w:proofErr w:type="spellStart"/>
      <w:r w:rsidR="00A52ACD">
        <w:rPr>
          <w:color w:val="000000"/>
        </w:rPr>
        <w:t>Gingell</w:t>
      </w:r>
      <w:proofErr w:type="spellEnd"/>
      <w:r w:rsidR="00A52ACD">
        <w:rPr>
          <w:color w:val="000000"/>
        </w:rPr>
        <w:t xml:space="preserve"> &amp; McLean, 2020; </w:t>
      </w:r>
      <w:proofErr w:type="spellStart"/>
      <w:r w:rsidR="00A52ACD">
        <w:rPr>
          <w:color w:val="000000"/>
        </w:rPr>
        <w:t>Hauschteck-Jungen</w:t>
      </w:r>
      <w:proofErr w:type="spellEnd"/>
      <w:r w:rsidR="00A52ACD">
        <w:rPr>
          <w:color w:val="000000"/>
        </w:rPr>
        <w:t xml:space="preserve"> &amp; Hartl, 1982; </w:t>
      </w:r>
      <w:proofErr w:type="spellStart"/>
      <w:r w:rsidR="00A52ACD">
        <w:rPr>
          <w:color w:val="000000"/>
        </w:rPr>
        <w:t>Herbette</w:t>
      </w:r>
      <w:proofErr w:type="spellEnd"/>
      <w:r w:rsidR="00A52ACD">
        <w:rPr>
          <w:color w:val="000000"/>
        </w:rPr>
        <w:t xml:space="preserve"> et al., 2021; </w:t>
      </w:r>
      <w:proofErr w:type="spellStart"/>
      <w:r w:rsidR="00A52ACD">
        <w:rPr>
          <w:color w:val="000000"/>
        </w:rPr>
        <w:t>Kettaneh</w:t>
      </w:r>
      <w:proofErr w:type="spellEnd"/>
      <w:r w:rsidR="00A52ACD">
        <w:rPr>
          <w:color w:val="000000"/>
        </w:rPr>
        <w:t xml:space="preserve"> &amp; Hartl, 1976; </w:t>
      </w:r>
      <w:proofErr w:type="spellStart"/>
      <w:r w:rsidR="00A52ACD">
        <w:rPr>
          <w:color w:val="000000"/>
        </w:rPr>
        <w:t>Vedanayagam</w:t>
      </w:r>
      <w:proofErr w:type="spellEnd"/>
      <w:r w:rsidR="00A52ACD">
        <w:rPr>
          <w:color w:val="000000"/>
        </w:rPr>
        <w:t xml:space="preserve"> et al., 2021)</w:t>
      </w:r>
      <w:r w:rsidR="00A52ACD">
        <w:rPr>
          <w:color w:val="000000"/>
        </w:rPr>
        <w:fldChar w:fldCharType="end"/>
      </w:r>
      <w:r>
        <w:t xml:space="preserve">. </w:t>
      </w:r>
    </w:p>
    <w:p w14:paraId="4DEB7701" w14:textId="3E2645D0" w:rsidR="00A52ACD" w:rsidDel="009F7E1B" w:rsidRDefault="00D13117" w:rsidP="008345D1">
      <w:pPr>
        <w:snapToGrid w:val="0"/>
        <w:spacing w:before="240" w:after="240" w:line="391" w:lineRule="auto"/>
        <w:rPr>
          <w:del w:id="32" w:author="Alison Wright" w:date="2024-10-29T14:56:00Z" w16du:dateUtc="2024-10-29T14:56:00Z"/>
        </w:rPr>
      </w:pPr>
      <w:ins w:id="33" w:author="Alison Wright" w:date="2024-10-29T14:36:00Z" w16du:dateUtc="2024-10-29T14:36:00Z">
        <w:r>
          <w:t>One of the reasons tha</w:t>
        </w:r>
      </w:ins>
      <w:ins w:id="34" w:author="Alison Wright" w:date="2024-10-29T14:37:00Z" w16du:dateUtc="2024-10-29T14:37:00Z">
        <w:r>
          <w:t>t m</w:t>
        </w:r>
      </w:ins>
      <w:del w:id="35" w:author="Alison Wright" w:date="2024-10-29T14:37:00Z" w16du:dateUtc="2024-10-29T14:37:00Z">
        <w:r w:rsidDel="00D13117">
          <w:delText>M</w:delText>
        </w:r>
      </w:del>
      <w:r>
        <w:t xml:space="preserve">eiotic drivers </w:t>
      </w:r>
      <w:ins w:id="36" w:author="Alison Wright" w:date="2024-10-29T14:37:00Z" w16du:dateUtc="2024-10-29T14:37:00Z">
        <w:r>
          <w:t xml:space="preserve">have been </w:t>
        </w:r>
      </w:ins>
      <w:ins w:id="37" w:author="Alison Wright" w:date="2024-10-29T14:39:00Z" w16du:dateUtc="2024-10-29T14:39:00Z">
        <w:r>
          <w:t>studied in</w:t>
        </w:r>
      </w:ins>
      <w:ins w:id="38" w:author="Alison Wright" w:date="2024-10-29T14:37:00Z" w16du:dateUtc="2024-10-29T14:37:00Z">
        <w:r>
          <w:t xml:space="preserve"> so few species is their complex genomic architecture</w:t>
        </w:r>
      </w:ins>
      <w:ins w:id="39" w:author="Alison Wright" w:date="2024-10-29T14:38:00Z" w16du:dateUtc="2024-10-29T14:38:00Z">
        <w:r>
          <w:t xml:space="preserve">. They </w:t>
        </w:r>
      </w:ins>
      <w:del w:id="40" w:author="Alison Wright" w:date="2024-10-29T14:38:00Z" w16du:dateUtc="2024-10-29T14:38:00Z">
        <w:r w:rsidDel="00D13117">
          <w:delText xml:space="preserve">are often challenging to study as they </w:delText>
        </w:r>
      </w:del>
      <w:r>
        <w:t xml:space="preserve">are frequently housed by inversions that guard against the subsequent breaking up of </w:t>
      </w:r>
      <w:del w:id="41" w:author="Alison Wright" w:date="2024-10-29T14:39:00Z" w16du:dateUtc="2024-10-29T14:39:00Z">
        <w:r w:rsidDel="00D13117">
          <w:delText xml:space="preserve">these </w:delText>
        </w:r>
      </w:del>
      <w:ins w:id="42" w:author="Alison Wright" w:date="2024-10-29T14:39:00Z" w16du:dateUtc="2024-10-29T14:39:00Z">
        <w:r>
          <w:t xml:space="preserve">their </w:t>
        </w:r>
      </w:ins>
      <w:r>
        <w:t xml:space="preserve">complex molecular phenotypes </w:t>
      </w:r>
      <w:r w:rsidR="00A52ACD">
        <w:fldChar w:fldCharType="begin"/>
      </w:r>
      <w:r w:rsidR="00A52ACD">
        <w:instrText>HYPERLINK "https://paperpile.com/c/UqA1L6/9Dph+1skKe+DOKP+Yl7h" \h</w:instrText>
      </w:r>
      <w:r w:rsidR="00A52ACD">
        <w:fldChar w:fldCharType="separate"/>
      </w:r>
      <w:r w:rsidR="00A52ACD">
        <w:rPr>
          <w:color w:val="000000"/>
        </w:rPr>
        <w:t>(Lyttle, 1993; Reinhardt et al., 2023; Sandler et al., 1959; Silver, 1993)</w:t>
      </w:r>
      <w:r w:rsidR="00A52ACD">
        <w:rPr>
          <w:color w:val="000000"/>
        </w:rPr>
        <w:fldChar w:fldCharType="end"/>
      </w:r>
      <w:r>
        <w:t xml:space="preserve"> and prevent the formation of suicidal haplotypes bearing both driver and</w:t>
      </w:r>
      <w:ins w:id="43" w:author="Alison Wright" w:date="2024-10-29T15:15:00Z" w16du:dateUtc="2024-10-29T15:15:00Z">
        <w:r w:rsidR="0030539B">
          <w:t xml:space="preserve"> their </w:t>
        </w:r>
      </w:ins>
      <w:del w:id="44" w:author="Alison Wright" w:date="2024-10-29T15:15:00Z" w16du:dateUtc="2024-10-29T15:15:00Z">
        <w:r w:rsidDel="0030539B">
          <w:delText xml:space="preserve"> </w:delText>
        </w:r>
      </w:del>
      <w:r>
        <w:t>target</w:t>
      </w:r>
      <w:ins w:id="45" w:author="Alison Wright" w:date="2024-10-29T15:15:00Z" w16du:dateUtc="2024-10-29T15:15:00Z">
        <w:r w:rsidR="0030539B">
          <w:t xml:space="preserve"> gene</w:t>
        </w:r>
      </w:ins>
      <w:r>
        <w:t xml:space="preserve"> </w:t>
      </w:r>
      <w:r w:rsidR="00A52ACD">
        <w:fldChar w:fldCharType="begin"/>
      </w:r>
      <w:r w:rsidR="00A52ACD">
        <w:instrText>HYPERLINK "https://paperpile.com/c/UqA1L6/DqNG" \h</w:instrText>
      </w:r>
      <w:r w:rsidR="00A52ACD">
        <w:fldChar w:fldCharType="separate"/>
      </w:r>
      <w:r w:rsidR="00A52ACD">
        <w:rPr>
          <w:color w:val="000000"/>
        </w:rPr>
        <w:t>(Dyer et al., 2007)</w:t>
      </w:r>
      <w:r w:rsidR="00A52ACD">
        <w:rPr>
          <w:color w:val="000000"/>
        </w:rPr>
        <w:fldChar w:fldCharType="end"/>
      </w:r>
      <w:r>
        <w:t>. The resulting high level of linkage disequilibrium between the driver and neutral variation across the</w:t>
      </w:r>
      <w:ins w:id="46" w:author="Alison Wright" w:date="2024-10-29T14:39:00Z" w16du:dateUtc="2024-10-29T14:39:00Z">
        <w:r>
          <w:t>se</w:t>
        </w:r>
      </w:ins>
      <w:r>
        <w:t xml:space="preserve"> inversion</w:t>
      </w:r>
      <w:ins w:id="47" w:author="Alison Wright" w:date="2024-10-29T14:39:00Z" w16du:dateUtc="2024-10-29T14:39:00Z">
        <w:r>
          <w:t>s</w:t>
        </w:r>
      </w:ins>
      <w:r>
        <w:t xml:space="preserve"> limits the use of traditional genetic mapping approaches </w:t>
      </w:r>
      <w:r w:rsidR="00A52ACD">
        <w:fldChar w:fldCharType="begin"/>
      </w:r>
      <w:r w:rsidR="00A52ACD">
        <w:instrText>HYPERLINK "https://paperpile.com/c/UqA1L6/DqNG" \h</w:instrText>
      </w:r>
      <w:r w:rsidR="00A52ACD">
        <w:fldChar w:fldCharType="separate"/>
      </w:r>
      <w:r w:rsidR="00A52ACD">
        <w:rPr>
          <w:color w:val="000000"/>
        </w:rPr>
        <w:t>(Dyer et al., 2007)</w:t>
      </w:r>
      <w:r w:rsidR="00A52ACD">
        <w:rPr>
          <w:color w:val="000000"/>
        </w:rPr>
        <w:fldChar w:fldCharType="end"/>
      </w:r>
      <w:r>
        <w:t>. In addition, the processes they disrupt, such as spermatogenesis, are complex and operate alongside unique regulatory mechanisms</w:t>
      </w:r>
      <w:ins w:id="48" w:author="Alison Wright" w:date="2024-10-29T14:44:00Z" w16du:dateUtc="2024-10-29T14:44:00Z">
        <w:r>
          <w:t xml:space="preserve"> acting on the </w:t>
        </w:r>
      </w:ins>
      <w:ins w:id="49" w:author="Alison Wright" w:date="2024-10-29T15:02:00Z" w16du:dateUtc="2024-10-29T15:02:00Z">
        <w:r w:rsidR="00A80E42">
          <w:t>sex</w:t>
        </w:r>
      </w:ins>
      <w:ins w:id="50" w:author="Alison Wright" w:date="2024-10-29T14:44:00Z" w16du:dateUtc="2024-10-29T14:44:00Z">
        <w:r>
          <w:t xml:space="preserve"> chromosome</w:t>
        </w:r>
      </w:ins>
      <w:ins w:id="51" w:author="Alison Wright" w:date="2024-10-29T15:02:00Z" w16du:dateUtc="2024-10-29T15:02:00Z">
        <w:r w:rsidR="00A80E42">
          <w:t>s</w:t>
        </w:r>
      </w:ins>
      <w:del w:id="52" w:author="Alison Wright" w:date="2024-10-29T15:02:00Z" w16du:dateUtc="2024-10-29T15:02:00Z">
        <w:r w:rsidDel="00A80E42">
          <w:delText xml:space="preserve"> in the gonads</w:delText>
        </w:r>
      </w:del>
      <w:r>
        <w:t xml:space="preserve">, including dosage compensation </w:t>
      </w:r>
      <w:del w:id="53" w:author="Alison Wright" w:date="2024-10-29T09:49:00Z" w16du:dateUtc="2024-10-29T09:49:00Z">
        <w:r w:rsidDel="0044089A">
          <w:delText xml:space="preserve">(DC) </w:delText>
        </w:r>
      </w:del>
      <w:r>
        <w:t xml:space="preserve">and meiotic sex chromosome inactivation (MSCI), that are often poorly characterised in non-model organisms. </w:t>
      </w:r>
      <w:proofErr w:type="gramStart"/>
      <w:ins w:id="54" w:author="Alison Wright" w:date="2024-10-29T14:54:00Z" w16du:dateUtc="2024-10-29T14:54:00Z">
        <w:r w:rsidR="009F7E1B">
          <w:t xml:space="preserve">In particular, </w:t>
        </w:r>
      </w:ins>
      <w:ins w:id="55" w:author="Alison Wright" w:date="2024-10-29T14:53:00Z" w16du:dateUtc="2024-10-29T14:53:00Z">
        <w:r w:rsidR="009F7E1B">
          <w:t>X</w:t>
        </w:r>
        <w:proofErr w:type="gramEnd"/>
        <w:r w:rsidR="009F7E1B">
          <w:t xml:space="preserve"> chromosome expression dynamics </w:t>
        </w:r>
      </w:ins>
      <w:ins w:id="56" w:author="Alison Wright" w:date="2024-10-29T15:02:00Z" w16du:dateUtc="2024-10-29T15:02:00Z">
        <w:r w:rsidR="00A80E42">
          <w:t>in the gonad</w:t>
        </w:r>
      </w:ins>
      <w:ins w:id="57" w:author="Alison Wright" w:date="2024-10-29T14:53:00Z" w16du:dateUtc="2024-10-29T14:53:00Z">
        <w:r w:rsidR="009F7E1B">
          <w:t xml:space="preserve"> are somewhat in dispute</w:t>
        </w:r>
      </w:ins>
      <w:ins w:id="58" w:author="Alison Wright" w:date="2024-10-29T15:03:00Z" w16du:dateUtc="2024-10-29T15:03:00Z">
        <w:r w:rsidR="00A80E42">
          <w:t xml:space="preserve"> across many organisms</w:t>
        </w:r>
      </w:ins>
      <w:ins w:id="59" w:author="Alison Wright" w:date="2024-10-29T14:53:00Z" w16du:dateUtc="2024-10-29T14:53:00Z">
        <w:r w:rsidR="009F7E1B">
          <w:t>, with a lack of consensus on the s</w:t>
        </w:r>
      </w:ins>
      <w:ins w:id="60" w:author="Alison Wright" w:date="2024-10-29T14:54:00Z" w16du:dateUtc="2024-10-29T14:54:00Z">
        <w:r w:rsidR="009F7E1B">
          <w:t xml:space="preserve">tatus of both regulatory </w:t>
        </w:r>
      </w:ins>
      <w:ins w:id="61" w:author="Alison Wright" w:date="2024-10-29T14:53:00Z" w16du:dateUtc="2024-10-29T14:53:00Z">
        <w:r w:rsidR="009F7E1B">
          <w:t>processes</w:t>
        </w:r>
      </w:ins>
      <w:ins w:id="62" w:author="Alison Wright" w:date="2024-10-29T15:03:00Z" w16du:dateUtc="2024-10-29T15:03:00Z">
        <w:r w:rsidR="00A80E42">
          <w:t xml:space="preserve"> (</w:t>
        </w:r>
        <w:commentRangeStart w:id="63"/>
        <w:r w:rsidR="00A80E42">
          <w:t>ref</w:t>
        </w:r>
      </w:ins>
      <w:commentRangeEnd w:id="63"/>
      <w:ins w:id="64" w:author="Alison Wright" w:date="2024-10-29T15:12:00Z" w16du:dateUtc="2024-10-29T15:12:00Z">
        <w:r w:rsidR="00657E5C">
          <w:rPr>
            <w:rStyle w:val="CommentReference"/>
          </w:rPr>
          <w:commentReference w:id="63"/>
        </w:r>
      </w:ins>
      <w:ins w:id="65" w:author="Alison Wright" w:date="2024-10-29T15:03:00Z" w16du:dateUtc="2024-10-29T15:03:00Z">
        <w:r w:rsidR="00A80E42">
          <w:t xml:space="preserve">). </w:t>
        </w:r>
      </w:ins>
      <w:r>
        <w:t xml:space="preserve">Transcriptomics therefore provides an important avenue for understanding the molecular underpinnings and consequences of </w:t>
      </w:r>
      <w:ins w:id="66" w:author="Alison Wright" w:date="2024-10-29T14:44:00Z" w16du:dateUtc="2024-10-29T14:44:00Z">
        <w:r>
          <w:t xml:space="preserve">meiotic </w:t>
        </w:r>
      </w:ins>
      <w:r>
        <w:t xml:space="preserve">drivers. </w:t>
      </w:r>
      <w:ins w:id="67" w:author="Alison Wright" w:date="2024-10-29T14:58:00Z" w16du:dateUtc="2024-10-29T14:58:00Z">
        <w:r w:rsidR="003A70C1">
          <w:t>Specifically</w:t>
        </w:r>
      </w:ins>
      <w:ins w:id="68" w:author="Alison Wright" w:date="2024-10-29T14:54:00Z" w16du:dateUtc="2024-10-29T14:54:00Z">
        <w:r w:rsidR="009F7E1B">
          <w:t xml:space="preserve">, </w:t>
        </w:r>
      </w:ins>
      <w:ins w:id="69" w:author="Alison Wright" w:date="2024-10-29T14:56:00Z" w16du:dateUtc="2024-10-29T14:56:00Z">
        <w:r w:rsidR="009F7E1B">
          <w:t xml:space="preserve">by </w:t>
        </w:r>
      </w:ins>
      <w:ins w:id="70" w:author="Alison Wright" w:date="2024-10-29T14:57:00Z" w16du:dateUtc="2024-10-29T14:57:00Z">
        <w:r w:rsidR="003A70C1">
          <w:t>p</w:t>
        </w:r>
        <w:r w:rsidR="003A70C1" w:rsidRPr="0055717F">
          <w:rPr>
            <w:rStyle w:val="apple-converted-space"/>
          </w:rPr>
          <w:t>rovid</w:t>
        </w:r>
        <w:r w:rsidR="003A70C1">
          <w:rPr>
            <w:rStyle w:val="apple-converted-space"/>
          </w:rPr>
          <w:t>ing</w:t>
        </w:r>
        <w:r w:rsidR="003A70C1" w:rsidRPr="0055717F">
          <w:rPr>
            <w:rStyle w:val="apple-converted-space"/>
          </w:rPr>
          <w:t xml:space="preserve"> </w:t>
        </w:r>
        <w:r w:rsidR="003A70C1">
          <w:rPr>
            <w:rStyle w:val="apple-converted-space"/>
          </w:rPr>
          <w:t xml:space="preserve">fine-scale </w:t>
        </w:r>
        <w:r w:rsidR="003A70C1" w:rsidRPr="0055717F">
          <w:rPr>
            <w:rStyle w:val="apple-converted-space"/>
          </w:rPr>
          <w:t xml:space="preserve">data on regulatory variation at single-cell resolution as well as </w:t>
        </w:r>
        <w:r w:rsidR="003A70C1">
          <w:rPr>
            <w:rStyle w:val="apple-converted-space"/>
          </w:rPr>
          <w:t xml:space="preserve">data on the </w:t>
        </w:r>
        <w:r w:rsidR="003A70C1" w:rsidRPr="0055717F">
          <w:rPr>
            <w:rStyle w:val="apple-converted-space"/>
          </w:rPr>
          <w:t xml:space="preserve">cell types present in </w:t>
        </w:r>
        <w:r w:rsidR="003A70C1">
          <w:rPr>
            <w:rStyle w:val="apple-converted-space"/>
          </w:rPr>
          <w:t>a</w:t>
        </w:r>
        <w:r w:rsidR="003A70C1" w:rsidRPr="0055717F">
          <w:rPr>
            <w:rStyle w:val="apple-converted-space"/>
          </w:rPr>
          <w:t xml:space="preserve"> tissue with limited </w:t>
        </w:r>
        <w:r w:rsidR="003A70C1" w:rsidRPr="0055717F">
          <w:rPr>
            <w:rStyle w:val="apple-converted-space"/>
            <w:i/>
          </w:rPr>
          <w:t>a priori</w:t>
        </w:r>
        <w:r w:rsidR="003A70C1" w:rsidRPr="0055717F">
          <w:rPr>
            <w:rStyle w:val="apple-converted-space"/>
          </w:rPr>
          <w:t xml:space="preserve"> knowledge</w:t>
        </w:r>
        <w:r w:rsidR="003A70C1">
          <w:rPr>
            <w:rStyle w:val="apple-converted-space"/>
          </w:rPr>
          <w:t xml:space="preserve">, </w:t>
        </w:r>
      </w:ins>
      <w:ins w:id="71" w:author="Alison Wright" w:date="2024-10-29T14:54:00Z" w16du:dateUtc="2024-10-29T14:54:00Z">
        <w:r w:rsidR="009F7E1B">
          <w:t>nascent</w:t>
        </w:r>
      </w:ins>
      <w:ins w:id="72" w:author="Alison Wright" w:date="2024-10-29T14:47:00Z" w16du:dateUtc="2024-10-29T14:47:00Z">
        <w:r w:rsidR="00C81D60">
          <w:t xml:space="preserve"> </w:t>
        </w:r>
      </w:ins>
      <w:ins w:id="73" w:author="Alison Wright" w:date="2024-10-29T14:44:00Z" w16du:dateUtc="2024-10-29T14:44:00Z">
        <w:r>
          <w:t>single-cell expression app</w:t>
        </w:r>
      </w:ins>
      <w:ins w:id="74" w:author="Alison Wright" w:date="2024-10-29T14:45:00Z" w16du:dateUtc="2024-10-29T14:45:00Z">
        <w:r>
          <w:t xml:space="preserve">roaches </w:t>
        </w:r>
      </w:ins>
      <w:ins w:id="75" w:author="Alison Wright" w:date="2024-10-29T14:55:00Z" w16du:dateUtc="2024-10-29T14:55:00Z">
        <w:r w:rsidR="009F7E1B">
          <w:t xml:space="preserve">afford us a high-dimensional perspective of </w:t>
        </w:r>
      </w:ins>
      <w:ins w:id="76" w:author="Alison Wright" w:date="2024-10-29T14:57:00Z" w16du:dateUtc="2024-10-29T14:57:00Z">
        <w:r w:rsidR="003A70C1">
          <w:t>the</w:t>
        </w:r>
      </w:ins>
      <w:ins w:id="77" w:author="Alison Wright" w:date="2024-10-29T14:55:00Z" w16du:dateUtc="2024-10-29T14:55:00Z">
        <w:r w:rsidR="009F7E1B">
          <w:t xml:space="preserve"> impacts </w:t>
        </w:r>
      </w:ins>
      <w:ins w:id="78" w:author="Alison Wright" w:date="2024-10-29T14:57:00Z" w16du:dateUtc="2024-10-29T14:57:00Z">
        <w:r w:rsidR="003A70C1">
          <w:t>of mei</w:t>
        </w:r>
      </w:ins>
      <w:ins w:id="79" w:author="Alison Wright" w:date="2024-10-29T14:58:00Z" w16du:dateUtc="2024-10-29T14:58:00Z">
        <w:r w:rsidR="003A70C1">
          <w:t xml:space="preserve">otic drivers </w:t>
        </w:r>
      </w:ins>
      <w:ins w:id="80" w:author="Alison Wright" w:date="2024-10-29T14:55:00Z" w16du:dateUtc="2024-10-29T14:55:00Z">
        <w:r w:rsidR="009F7E1B">
          <w:t>on gametogenesis, gonadal tissue structure and sex-linked expression</w:t>
        </w:r>
      </w:ins>
      <w:ins w:id="81" w:author="Alison Wright" w:date="2024-10-29T14:56:00Z" w16du:dateUtc="2024-10-29T14:56:00Z">
        <w:r w:rsidR="009F7E1B">
          <w:t>.</w:t>
        </w:r>
      </w:ins>
    </w:p>
    <w:p w14:paraId="0045BBAA" w14:textId="77777777" w:rsidR="009F7E1B" w:rsidRDefault="009F7E1B" w:rsidP="008345D1">
      <w:pPr>
        <w:snapToGrid w:val="0"/>
        <w:spacing w:before="240" w:after="240" w:line="391" w:lineRule="auto"/>
        <w:rPr>
          <w:ins w:id="82" w:author="Alison Wright" w:date="2024-10-29T14:56:00Z" w16du:dateUtc="2024-10-29T14:56:00Z"/>
        </w:rPr>
      </w:pPr>
    </w:p>
    <w:p w14:paraId="5D414757" w14:textId="70E75E9E" w:rsidR="00A52ACD" w:rsidRDefault="002356AC" w:rsidP="008345D1">
      <w:pPr>
        <w:snapToGrid w:val="0"/>
        <w:spacing w:before="240" w:after="240" w:line="391" w:lineRule="auto"/>
      </w:pPr>
      <w:r>
        <w:t xml:space="preserve">Here, we combine single-cell RNA-sequencing (scRNA-seq) approaches with a classic sex-ratio distorter in </w:t>
      </w:r>
      <w:r>
        <w:rPr>
          <w:i/>
        </w:rPr>
        <w:t>Teleopsis dalmanni</w:t>
      </w:r>
      <w:r>
        <w:t xml:space="preserve">, the Malaysian stalk-eyed fly, to test how </w:t>
      </w:r>
      <w:ins w:id="83" w:author="Alison Wright" w:date="2024-10-29T14:48:00Z" w16du:dateUtc="2024-10-29T14:48:00Z">
        <w:r w:rsidR="009F7E1B">
          <w:t xml:space="preserve">meiotic </w:t>
        </w:r>
      </w:ins>
      <w:r>
        <w:t xml:space="preserve">drivers increase their transmission during spermatogenesis and affect the transcriptomic landscape of the testes. </w:t>
      </w:r>
      <w:r>
        <w:rPr>
          <w:i/>
        </w:rPr>
        <w:t>T. dalmanni</w:t>
      </w:r>
      <w:r>
        <w:t xml:space="preserve"> harbours an X-linked meiotic driver in both wild and captive populations </w:t>
      </w:r>
      <w:r w:rsidR="00A52ACD">
        <w:fldChar w:fldCharType="begin"/>
      </w:r>
      <w:r w:rsidR="00A52ACD">
        <w:instrText>HYPERLINK "https://paperpile.com/c/UqA1L6/3Hym+7RQn" \h</w:instrText>
      </w:r>
      <w:r w:rsidR="00A52ACD">
        <w:fldChar w:fldCharType="separate"/>
      </w:r>
      <w:r w:rsidR="00A52ACD">
        <w:rPr>
          <w:color w:val="000000"/>
        </w:rPr>
        <w:t>(Presgraves et al., 1997; Wilkinson et al., 1998)</w:t>
      </w:r>
      <w:r w:rsidR="00A52ACD">
        <w:rPr>
          <w:color w:val="000000"/>
        </w:rPr>
        <w:fldChar w:fldCharType="end"/>
      </w:r>
      <w:r>
        <w:t xml:space="preserve"> where drive males produce in excess of 90% female offspring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The driver X chromosome</w:t>
      </w:r>
      <w:ins w:id="84" w:author="Alison Wright" w:date="2024-10-30T13:50:00Z" w16du:dateUtc="2024-10-30T13:50:00Z">
        <w:r w:rsidR="009A0DFF">
          <w:t xml:space="preserve"> is thought to have originated around 500 Kya (</w:t>
        </w:r>
        <w:commentRangeStart w:id="85"/>
        <w:r w:rsidR="009A0DFF">
          <w:t>ref</w:t>
        </w:r>
      </w:ins>
      <w:commentRangeEnd w:id="85"/>
      <w:ins w:id="86" w:author="Alison Wright" w:date="2024-10-30T13:51:00Z" w16du:dateUtc="2024-10-30T13:51:00Z">
        <w:r w:rsidR="009A0DFF">
          <w:rPr>
            <w:rStyle w:val="CommentReference"/>
          </w:rPr>
          <w:commentReference w:id="85"/>
        </w:r>
      </w:ins>
      <w:ins w:id="87" w:author="Alison Wright" w:date="2024-10-30T13:50:00Z" w16du:dateUtc="2024-10-30T13:50:00Z">
        <w:r w:rsidR="009A0DFF">
          <w:t>) and</w:t>
        </w:r>
      </w:ins>
      <w:r>
        <w:t xml:space="preserve"> has multiple impacts on individual fitness </w:t>
      </w:r>
      <w:commentRangeStart w:id="88"/>
      <w:r w:rsidR="00A52ACD">
        <w:fldChar w:fldCharType="begin"/>
      </w:r>
      <w:r w:rsidR="00A52ACD">
        <w:instrText>HYPERLINK "https://paperpile.com/c/UqA1L6/GCwg+yVv8+RJea+0woXS+FkoMy" \h</w:instrText>
      </w:r>
      <w:r w:rsidR="00A52ACD">
        <w:fldChar w:fldCharType="separate"/>
      </w:r>
      <w:r w:rsidR="00A52ACD">
        <w:rPr>
          <w:color w:val="000000"/>
        </w:rPr>
        <w:t xml:space="preserve">(S. </w:t>
      </w:r>
      <w:r w:rsidR="00A52ACD">
        <w:rPr>
          <w:color w:val="000000"/>
        </w:rPr>
        <w:lastRenderedPageBreak/>
        <w:t>Bates et al., 2023; Bradshaw et al., 2022; Cotton et al., 2014; Finnegan et al., 2019; Meade et al., 2019)</w:t>
      </w:r>
      <w:r w:rsidR="00A52ACD">
        <w:rPr>
          <w:color w:val="000000"/>
        </w:rPr>
        <w:fldChar w:fldCharType="end"/>
      </w:r>
      <w:commentRangeEnd w:id="88"/>
      <w:r w:rsidR="00107B86">
        <w:rPr>
          <w:rStyle w:val="CommentReference"/>
        </w:rPr>
        <w:commentReference w:id="88"/>
      </w:r>
      <w:r>
        <w:t xml:space="preserve">. Most notably, it reduces eye-stalk length in drive males, a sexual ornament used by females to choose males, and so makes them less attractive to females </w:t>
      </w:r>
      <w:r w:rsidR="00A52ACD">
        <w:fldChar w:fldCharType="begin"/>
      </w:r>
      <w:r w:rsidR="00A52ACD">
        <w:instrText>HYPERLINK "https://paperpile.com/c/UqA1L6/7RQn+GCwg" \h</w:instrText>
      </w:r>
      <w:r w:rsidR="00A52ACD">
        <w:fldChar w:fldCharType="separate"/>
      </w:r>
      <w:r w:rsidR="00A52ACD">
        <w:rPr>
          <w:color w:val="000000"/>
        </w:rPr>
        <w:t>(Cotton et al., 2014; Wilkinson et al., 1998)</w:t>
      </w:r>
      <w:r w:rsidR="00A52ACD">
        <w:rPr>
          <w:color w:val="000000"/>
        </w:rPr>
        <w:fldChar w:fldCharType="end"/>
      </w:r>
      <w:r>
        <w:t xml:space="preserve">. </w:t>
      </w:r>
      <w:ins w:id="89" w:author="Alison Wright" w:date="2024-10-30T14:20:00Z" w16du:dateUtc="2024-10-30T14:20:00Z">
        <w:r w:rsidR="00D23AA7">
          <w:t>Interestingly, drive males do not suffer reduced fertility</w:t>
        </w:r>
      </w:ins>
      <w:ins w:id="90" w:author="Alison Wright" w:date="2024-10-30T14:22:00Z" w16du:dateUtc="2024-10-30T14:22:00Z">
        <w:r w:rsidR="00D23AA7">
          <w:t>,</w:t>
        </w:r>
      </w:ins>
      <w:ins w:id="91" w:author="Alison Wright" w:date="2024-10-30T14:20:00Z" w16du:dateUtc="2024-10-30T14:20:00Z">
        <w:r w:rsidR="00D23AA7">
          <w:t xml:space="preserve"> e</w:t>
        </w:r>
      </w:ins>
      <w:ins w:id="92" w:author="Alison Wright" w:date="2024-10-30T14:21:00Z" w16du:dateUtc="2024-10-30T14:21:00Z">
        <w:r w:rsidR="00D23AA7">
          <w:t>ven though half of their sperm are destroyed</w:t>
        </w:r>
      </w:ins>
      <w:ins w:id="93" w:author="Alison Wright" w:date="2024-10-30T14:22:00Z" w16du:dateUtc="2024-10-30T14:22:00Z">
        <w:r w:rsidR="00D23AA7">
          <w:t>,</w:t>
        </w:r>
      </w:ins>
      <w:ins w:id="94" w:author="Alison Wright" w:date="2024-10-30T14:21:00Z" w16du:dateUtc="2024-10-30T14:21:00Z">
        <w:r w:rsidR="00D23AA7">
          <w:t xml:space="preserve"> due to </w:t>
        </w:r>
      </w:ins>
      <w:del w:id="95" w:author="Alison Wright" w:date="2024-10-30T14:21:00Z" w16du:dateUtc="2024-10-30T14:21:00Z">
        <w:r w:rsidDel="00D23AA7">
          <w:delText xml:space="preserve">There does appear to be </w:delText>
        </w:r>
      </w:del>
      <w:r>
        <w:t xml:space="preserve">compensatory evolution </w:t>
      </w:r>
      <w:del w:id="96" w:author="Alison Wright" w:date="2024-10-30T14:22:00Z" w16du:dateUtc="2024-10-30T14:22:00Z">
        <w:r w:rsidDel="00D23AA7">
          <w:delText xml:space="preserve">for drive individuals </w:delText>
        </w:r>
      </w:del>
      <w:r>
        <w:t xml:space="preserve">to match the ejaculate size of standard </w:t>
      </w:r>
      <w:del w:id="97" w:author="Alison Wright" w:date="2024-10-30T14:21:00Z" w16du:dateUtc="2024-10-30T14:21:00Z">
        <w:r w:rsidDel="00D23AA7">
          <w:delText xml:space="preserve">individuals </w:delText>
        </w:r>
      </w:del>
      <w:ins w:id="98" w:author="Alison Wright" w:date="2024-10-30T14:21:00Z" w16du:dateUtc="2024-10-30T14:21:00Z">
        <w:r w:rsidR="00D23AA7">
          <w:t xml:space="preserve">males </w:t>
        </w:r>
      </w:ins>
      <w:r w:rsidR="00A52ACD">
        <w:fldChar w:fldCharType="begin"/>
      </w:r>
      <w:r w:rsidR="00A52ACD">
        <w:instrText>HYPERLINK "https://paperpile.com/c/UqA1L6/FkoMy+RJea" \h</w:instrText>
      </w:r>
      <w:r w:rsidR="00A52ACD">
        <w:fldChar w:fldCharType="separate"/>
      </w:r>
      <w:r w:rsidR="00A52ACD">
        <w:rPr>
          <w:color w:val="000000"/>
        </w:rPr>
        <w:t>(S. Bates et al., 2023; Meade et al., 2019)</w:t>
      </w:r>
      <w:r w:rsidR="00A52ACD">
        <w:rPr>
          <w:color w:val="000000"/>
        </w:rPr>
        <w:fldChar w:fldCharType="end"/>
      </w:r>
      <w:ins w:id="99" w:author="Alison Wright" w:date="2024-10-30T14:21:00Z" w16du:dateUtc="2024-10-30T14:21:00Z">
        <w:r w:rsidR="00D23AA7">
          <w:t xml:space="preserve">. This is </w:t>
        </w:r>
      </w:ins>
      <w:del w:id="100" w:author="Alison Wright" w:date="2024-10-30T14:21:00Z" w16du:dateUtc="2024-10-30T14:21:00Z">
        <w:r w:rsidDel="00D23AA7">
          <w:delText xml:space="preserve">, </w:delText>
        </w:r>
      </w:del>
      <w:r>
        <w:t>most likely</w:t>
      </w:r>
      <w:ins w:id="101" w:author="Alison Wright" w:date="2024-10-30T14:21:00Z" w16du:dateUtc="2024-10-30T14:21:00Z">
        <w:r w:rsidR="00D23AA7">
          <w:t xml:space="preserve"> achieved</w:t>
        </w:r>
      </w:ins>
      <w:r>
        <w:t xml:space="preserve"> via increased testes size</w:t>
      </w:r>
      <w:ins w:id="102" w:author="Alison Wright" w:date="2024-10-30T14:21:00Z" w16du:dateUtc="2024-10-30T14:21:00Z">
        <w:r w:rsidR="00D23AA7">
          <w:t xml:space="preserve"> in sexually mature flies</w:t>
        </w:r>
      </w:ins>
      <w:r>
        <w:t xml:space="preserve"> </w:t>
      </w:r>
      <w:r w:rsidR="00A52ACD">
        <w:fldChar w:fldCharType="begin"/>
      </w:r>
      <w:r w:rsidR="00A52ACD">
        <w:instrText>HYPERLINK "https://paperpile.com/c/UqA1L6/0woXS" \h</w:instrText>
      </w:r>
      <w:r w:rsidR="00A52ACD">
        <w:fldChar w:fldCharType="separate"/>
      </w:r>
      <w:r w:rsidR="00A52ACD">
        <w:rPr>
          <w:color w:val="000000"/>
        </w:rPr>
        <w:t>(Bradshaw et al., 2022)</w:t>
      </w:r>
      <w:r w:rsidR="00A52ACD">
        <w:rPr>
          <w:color w:val="000000"/>
        </w:rPr>
        <w:fldChar w:fldCharType="end"/>
      </w:r>
      <w:ins w:id="103" w:author="Alison Wright" w:date="2024-10-30T14:22:00Z" w16du:dateUtc="2024-10-30T14:22:00Z">
        <w:r w:rsidR="00D23AA7">
          <w:t>, h</w:t>
        </w:r>
      </w:ins>
      <w:del w:id="104" w:author="Alison Wright" w:date="2024-10-30T14:21:00Z" w16du:dateUtc="2024-10-30T14:21:00Z">
        <w:r w:rsidDel="00D23AA7">
          <w:delText>. H</w:delText>
        </w:r>
      </w:del>
      <w:r>
        <w:t>owever, exactly how this is achieved is not clear. Recent work has shown that the driver X harbours a number of inversions relative to the standard X</w:t>
      </w:r>
      <w:ins w:id="105" w:author="Alison Wright" w:date="2024-10-30T13:53:00Z" w16du:dateUtc="2024-10-30T13:53:00Z">
        <w:r w:rsidR="009A0DFF">
          <w:t xml:space="preserve"> across its entire length</w:t>
        </w:r>
      </w:ins>
      <w:r>
        <w:t xml:space="preserve">, and bulk expression analyses have revealed significant differential expression between driver and standard male testes </w:t>
      </w:r>
      <w:r w:rsidR="00A52ACD">
        <w:fldChar w:fldCharType="begin"/>
      </w:r>
      <w:r w:rsidR="00A52ACD">
        <w:instrText>HYPERLINK "https://paperpile.com/c/UqA1L6/1skKe+2jbD" \h</w:instrText>
      </w:r>
      <w:r w:rsidR="00A52ACD">
        <w:fldChar w:fldCharType="separate"/>
      </w:r>
      <w:r w:rsidR="00A52ACD">
        <w:rPr>
          <w:color w:val="000000"/>
        </w:rPr>
        <w:t>(Reinhardt et al., 2014, 2023)</w:t>
      </w:r>
      <w:r w:rsidR="00A52ACD">
        <w:rPr>
          <w:color w:val="000000"/>
        </w:rPr>
        <w:fldChar w:fldCharType="end"/>
      </w:r>
      <w:r>
        <w:t xml:space="preserve">. However, nothing is known about the molecular mechanism of the driver and its consequences for spermatogenesis and gene regulation in the testes more broadly. </w:t>
      </w:r>
    </w:p>
    <w:p w14:paraId="2C5AB69D" w14:textId="7CD7541A" w:rsidR="00A52ACD" w:rsidRDefault="002356AC" w:rsidP="008345D1">
      <w:pPr>
        <w:snapToGrid w:val="0"/>
        <w:spacing w:before="240" w:after="240" w:line="391" w:lineRule="auto"/>
      </w:pPr>
      <w:r>
        <w:t xml:space="preserve">We first </w:t>
      </w:r>
      <w:ins w:id="106" w:author="Alison Wright" w:date="2024-10-29T14:51:00Z" w16du:dateUtc="2024-10-29T14:51:00Z">
        <w:r w:rsidR="009F7E1B">
          <w:t xml:space="preserve">produce a comprehensive single-cell atlas of the </w:t>
        </w:r>
        <w:r w:rsidR="009F7E1B" w:rsidRPr="00A46275">
          <w:rPr>
            <w:i/>
            <w:iCs/>
          </w:rPr>
          <w:t>T. dalmanni</w:t>
        </w:r>
        <w:r w:rsidR="009F7E1B">
          <w:t xml:space="preserve"> testes and identify </w:t>
        </w:r>
      </w:ins>
      <w:ins w:id="107" w:author="Alison Wright" w:date="2024-10-29T14:52:00Z" w16du:dateUtc="2024-10-29T14:52:00Z">
        <w:r w:rsidR="009F7E1B">
          <w:t xml:space="preserve">seven </w:t>
        </w:r>
      </w:ins>
      <w:ins w:id="108" w:author="Alison Wright" w:date="2024-10-29T14:51:00Z" w16du:dateUtc="2024-10-29T14:51:00Z">
        <w:r w:rsidR="009F7E1B">
          <w:t>major cell types, including</w:t>
        </w:r>
      </w:ins>
      <w:ins w:id="109" w:author="Alison Wright" w:date="2024-10-29T14:52:00Z" w16du:dateUtc="2024-10-29T14:52:00Z">
        <w:r w:rsidR="009F7E1B" w:rsidRPr="009F7E1B">
          <w:t xml:space="preserve"> </w:t>
        </w:r>
        <w:r w:rsidR="009F7E1B">
          <w:t>somatic supporting cells, germline stem cells (GSC) and spermatogonia, primary and secondary spermatocytes, and spermatids.</w:t>
        </w:r>
      </w:ins>
      <w:ins w:id="110" w:author="Alison Wright" w:date="2024-10-29T14:53:00Z" w16du:dateUtc="2024-10-29T14:53:00Z">
        <w:r w:rsidR="009F7E1B">
          <w:t xml:space="preserve"> We then </w:t>
        </w:r>
      </w:ins>
      <w:r>
        <w:t xml:space="preserve">characterise </w:t>
      </w:r>
      <w:ins w:id="111" w:author="Alison Wright" w:date="2024-10-29T15:17:00Z" w16du:dateUtc="2024-10-29T15:17:00Z">
        <w:r w:rsidR="0030539B">
          <w:t xml:space="preserve">the regulation of the X chromosome </w:t>
        </w:r>
      </w:ins>
      <w:del w:id="112" w:author="Alison Wright" w:date="2024-10-29T15:17:00Z" w16du:dateUtc="2024-10-29T15:17:00Z">
        <w:r w:rsidDel="0030539B">
          <w:delText xml:space="preserve">the genomic landscape of the testes </w:delText>
        </w:r>
      </w:del>
      <w:r>
        <w:t xml:space="preserve">throughout spermatogenesis </w:t>
      </w:r>
      <w:ins w:id="113" w:author="Alison Wright" w:date="2024-10-29T15:17:00Z" w16du:dateUtc="2024-10-29T15:17:00Z">
        <w:r w:rsidR="0030539B">
          <w:t xml:space="preserve">and </w:t>
        </w:r>
      </w:ins>
      <w:ins w:id="114" w:author="Alison Wright" w:date="2024-10-29T15:20:00Z" w16du:dateUtc="2024-10-29T15:20:00Z">
        <w:r w:rsidR="001B0454">
          <w:t>provide evidence for a lack of complete meiotic sex chromosome inactivation and complex pattern of dosage compensation</w:t>
        </w:r>
        <w:r w:rsidR="001B0454" w:rsidDel="0030539B">
          <w:t xml:space="preserve"> </w:t>
        </w:r>
        <w:r w:rsidR="001B0454">
          <w:t>across germ cells.</w:t>
        </w:r>
      </w:ins>
      <w:del w:id="115" w:author="Alison Wright" w:date="2024-10-29T15:17:00Z" w16du:dateUtc="2024-10-29T15:17:00Z">
        <w:r w:rsidDel="0030539B">
          <w:delText xml:space="preserve">in standard males. X-chromosome expression dynamics across spermatogenesis are somewhat in dispute, with a lack of consensus on the processes of DC and MSCI across insects </w:delText>
        </w:r>
        <w:r w:rsidR="00A52ACD" w:rsidDel="0030539B">
          <w:fldChar w:fldCharType="begin"/>
        </w:r>
        <w:r w:rsidR="00A52ACD" w:rsidDel="0030539B">
          <w:delInstrText>HYPERLINK "https://paperpile.com/c/UqA1L6/6uXf+Zk0x+quSM" \h</w:delInstrText>
        </w:r>
        <w:r w:rsidR="00A52ACD" w:rsidDel="0030539B">
          <w:fldChar w:fldCharType="separate"/>
        </w:r>
        <w:r w:rsidR="00A52ACD" w:rsidDel="0030539B">
          <w:rPr>
            <w:color w:val="000000"/>
          </w:rPr>
          <w:delText>(Page et al., 2023; Robben et al., 2024; Wei et al., 2024)</w:delText>
        </w:r>
        <w:r w:rsidR="00A52ACD" w:rsidDel="0030539B">
          <w:rPr>
            <w:color w:val="000000"/>
          </w:rPr>
          <w:fldChar w:fldCharType="end"/>
        </w:r>
        <w:r w:rsidDel="0030539B">
          <w:delText xml:space="preserve">. Both of these have significant implications on how evolution acts on the X throughout spermatogenesis </w:delText>
        </w:r>
        <w:r w:rsidR="00A52ACD" w:rsidDel="0030539B">
          <w:fldChar w:fldCharType="begin"/>
        </w:r>
        <w:r w:rsidR="00A52ACD" w:rsidDel="0030539B">
          <w:delInstrText>HYPERLINK "https://paperpile.com/c/UqA1L6/pXpt+s4WVR" \h</w:delInstrText>
        </w:r>
        <w:r w:rsidR="00A52ACD" w:rsidDel="0030539B">
          <w:fldChar w:fldCharType="separate"/>
        </w:r>
        <w:r w:rsidR="00A52ACD" w:rsidDel="0030539B">
          <w:rPr>
            <w:color w:val="000000"/>
          </w:rPr>
          <w:delText>(Witt et al., 2019; Xia et al., 2020)</w:delText>
        </w:r>
        <w:r w:rsidR="00A52ACD" w:rsidDel="0030539B">
          <w:rPr>
            <w:color w:val="000000"/>
          </w:rPr>
          <w:fldChar w:fldCharType="end"/>
        </w:r>
        <w:r w:rsidDel="0030539B">
          <w:delText xml:space="preserve">, as they dictate which portions of the genome are exposed to selection. We then </w:delText>
        </w:r>
      </w:del>
      <w:ins w:id="116" w:author="Alison Wright" w:date="2024-10-29T15:20:00Z" w16du:dateUtc="2024-10-29T15:20:00Z">
        <w:r w:rsidR="001B0454">
          <w:t xml:space="preserve"> </w:t>
        </w:r>
      </w:ins>
      <w:del w:id="117" w:author="Alison Wright" w:date="2024-10-29T15:20:00Z" w16du:dateUtc="2024-10-29T15:20:00Z">
        <w:r w:rsidDel="001B0454">
          <w:delText xml:space="preserve">show how these patterns persist in the presence of the X-linked meiotic driver. </w:delText>
        </w:r>
      </w:del>
      <w:ins w:id="118" w:author="Alison Wright" w:date="2024-10-29T15:18:00Z" w16du:dateUtc="2024-10-29T15:18:00Z">
        <w:r w:rsidR="00DC704C">
          <w:t>By contrasting single-cell expression data between drive and standard males</w:t>
        </w:r>
      </w:ins>
      <w:ins w:id="119" w:author="Alison Wright" w:date="2024-10-29T15:22:00Z" w16du:dateUtc="2024-10-29T15:22:00Z">
        <w:r w:rsidR="008E75B5">
          <w:t xml:space="preserve"> and utilising the time-series nature of scRNA-seq</w:t>
        </w:r>
      </w:ins>
      <w:ins w:id="120" w:author="Alison Wright" w:date="2024-10-29T15:18:00Z" w16du:dateUtc="2024-10-29T15:18:00Z">
        <w:r w:rsidR="00DC704C">
          <w:t xml:space="preserve">, </w:t>
        </w:r>
      </w:ins>
      <w:ins w:id="121" w:author="Alison Wright" w:date="2024-10-29T15:19:00Z" w16du:dateUtc="2024-10-29T15:19:00Z">
        <w:r w:rsidR="00DC704C">
          <w:t>we provide insight into how the meiotic drive biases its transmission to the next generation and identify</w:t>
        </w:r>
      </w:ins>
      <w:ins w:id="122" w:author="Alison Wright" w:date="2024-10-29T15:23:00Z" w16du:dateUtc="2024-10-29T15:23:00Z">
        <w:r w:rsidR="008E75B5">
          <w:t xml:space="preserve"> </w:t>
        </w:r>
      </w:ins>
      <w:del w:id="123" w:author="Alison Wright" w:date="2024-10-29T15:19:00Z" w16du:dateUtc="2024-10-29T15:19:00Z">
        <w:r w:rsidDel="00DC704C">
          <w:delText xml:space="preserve">Finally, we provide </w:delText>
        </w:r>
      </w:del>
      <w:r>
        <w:t>several candidate genes that show diverged expression patterns across spermatogenesis</w:t>
      </w:r>
      <w:ins w:id="124" w:author="Alison Wright" w:date="2024-10-29T15:23:00Z" w16du:dateUtc="2024-10-29T15:23:00Z">
        <w:r w:rsidR="008E75B5">
          <w:t>.</w:t>
        </w:r>
      </w:ins>
      <w:del w:id="125" w:author="Alison Wright" w:date="2024-10-29T15:23:00Z" w16du:dateUtc="2024-10-29T15:23:00Z">
        <w:r w:rsidDel="008E75B5">
          <w:delText>,</w:delText>
        </w:r>
      </w:del>
      <w:del w:id="126" w:author="Alison Wright" w:date="2024-10-30T12:06:00Z" w16du:dateUtc="2024-10-30T12:06:00Z">
        <w:r w:rsidDel="004B3C5D">
          <w:delText xml:space="preserve"> </w:delText>
        </w:r>
      </w:del>
      <w:del w:id="127" w:author="Alison Wright" w:date="2024-10-29T15:23:00Z" w16du:dateUtc="2024-10-29T15:23:00Z">
        <w:r w:rsidDel="008E75B5">
          <w:delText xml:space="preserve">utilising the time-series nature of the scRNA-seq dataset. </w:delText>
        </w:r>
      </w:del>
      <w:del w:id="128" w:author="Alison Wright" w:date="2024-10-29T15:19:00Z" w16du:dateUtc="2024-10-29T15:19:00Z">
        <w:r w:rsidDel="00DC704C">
          <w:delText xml:space="preserve">These data both remove the bias of bulk RNA-seq approaches and afford us a high-dimensional perspective of the driver's impact on spermatogenesis, tissue structure and X-linked expression. </w:delText>
        </w:r>
      </w:del>
    </w:p>
    <w:p w14:paraId="2F1C6EFE" w14:textId="77777777" w:rsidR="00A52ACD" w:rsidRDefault="00A52ACD" w:rsidP="008345D1">
      <w:pPr>
        <w:pStyle w:val="Heading1"/>
        <w:snapToGrid w:val="0"/>
        <w:spacing w:before="240" w:after="240" w:line="391" w:lineRule="auto"/>
      </w:pPr>
      <w:bookmarkStart w:id="129" w:name="_ijicuwj5rjj" w:colFirst="0" w:colLast="0"/>
      <w:bookmarkEnd w:id="129"/>
    </w:p>
    <w:p w14:paraId="70DAC476" w14:textId="77777777" w:rsidR="00A52ACD" w:rsidRDefault="002356AC" w:rsidP="008345D1">
      <w:pPr>
        <w:pStyle w:val="Heading1"/>
        <w:snapToGrid w:val="0"/>
        <w:spacing w:before="240" w:after="240" w:line="391" w:lineRule="auto"/>
      </w:pPr>
      <w:bookmarkStart w:id="130" w:name="_9bbwjhz7i6t1" w:colFirst="0" w:colLast="0"/>
      <w:bookmarkEnd w:id="130"/>
      <w:r>
        <w:t>RESULTS AND DISCUSSION</w:t>
      </w:r>
    </w:p>
    <w:p w14:paraId="13AFD9EE" w14:textId="77777777" w:rsidR="00A52ACD" w:rsidRDefault="002356AC" w:rsidP="008345D1">
      <w:pPr>
        <w:snapToGrid w:val="0"/>
        <w:spacing w:before="240" w:after="240" w:line="391" w:lineRule="auto"/>
        <w:rPr>
          <w:highlight w:val="white"/>
        </w:rPr>
      </w:pPr>
      <w:r>
        <w:t xml:space="preserve">We generated eight scRNA-seq datasets from the testes of four standard </w:t>
      </w:r>
      <w:r>
        <w:rPr>
          <w:i/>
        </w:rPr>
        <w:t>T. dalmanni</w:t>
      </w:r>
      <w:r>
        <w:t xml:space="preserve"> males and four males carrying the X-linked meiotic driver, referred to as ST and SR respectively. Following quality control and filtering, we recovered 12,546 cells, in which 12,452 genes were expressed, with 4,548 cells from standard individuals and 7,998 cells from drive individuals </w:t>
      </w:r>
      <w:r>
        <w:rPr>
          <w:highlight w:val="white"/>
        </w:rPr>
        <w:t xml:space="preserve">(Table S1). </w:t>
      </w:r>
    </w:p>
    <w:p w14:paraId="5C484B10" w14:textId="77777777" w:rsidR="00A52ACD" w:rsidRDefault="002356AC" w:rsidP="008345D1">
      <w:pPr>
        <w:pStyle w:val="Heading2"/>
        <w:snapToGrid w:val="0"/>
        <w:spacing w:before="240" w:after="240" w:line="391" w:lineRule="auto"/>
      </w:pPr>
      <w:bookmarkStart w:id="131" w:name="_4o6yl5otv8ck" w:colFirst="0" w:colLast="0"/>
      <w:bookmarkEnd w:id="131"/>
      <w:r>
        <w:t>Single-cell atlas of the Teleopsis dalmanni testes</w:t>
      </w:r>
    </w:p>
    <w:p w14:paraId="5C748937" w14:textId="078C5D11" w:rsidR="00A52ACD" w:rsidRDefault="002356AC" w:rsidP="008345D1">
      <w:pPr>
        <w:snapToGrid w:val="0"/>
        <w:spacing w:before="240" w:after="240" w:line="391" w:lineRule="auto"/>
      </w:pPr>
      <w:r>
        <w:t xml:space="preserve">Following the clustering of cells via expression patterns, we used orthologs of cell-type-specific markers for </w:t>
      </w:r>
      <w:r>
        <w:rPr>
          <w:i/>
        </w:rPr>
        <w:t xml:space="preserve">Drosophila melanogaster </w:t>
      </w:r>
      <w:r>
        <w:t xml:space="preserve">testes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(Figures 1b &amp; S1c</w:t>
      </w:r>
      <w:r>
        <w:rPr>
          <w:b/>
          <w:highlight w:val="white"/>
        </w:rPr>
        <w:t xml:space="preserve">, </w:t>
      </w:r>
      <w:r>
        <w:rPr>
          <w:highlight w:val="white"/>
        </w:rPr>
        <w:t>Table S2</w:t>
      </w:r>
      <w:del w:id="132" w:author="Alison Wright" w:date="2024-10-29T15:26:00Z" w16du:dateUtc="2024-10-29T15:26:00Z">
        <w:r w:rsidDel="0001165E">
          <w:delText>, Supplementary Results</w:delText>
        </w:r>
      </w:del>
      <w:r>
        <w:t>) to identify seven distinct cell types, four of these comprising different stages of spermatogenesis (Figure 1a</w:t>
      </w:r>
      <w:ins w:id="133" w:author="Alison Wright" w:date="2024-10-29T15:26:00Z" w16du:dateUtc="2024-10-29T15:26:00Z">
        <w:r w:rsidR="0001165E">
          <w:t>, Supplementary Results</w:t>
        </w:r>
      </w:ins>
      <w:r>
        <w:t xml:space="preserve">). We identified somatic muscle and two groups of cyst cells, the latter of which supports germline development. </w:t>
      </w:r>
      <w:del w:id="134" w:author="Alison Wright" w:date="2024-10-29T09:50:00Z" w16du:dateUtc="2024-10-29T09:50:00Z">
        <w:r w:rsidDel="0044089A">
          <w:delText>Another identified</w:delText>
        </w:r>
      </w:del>
      <w:ins w:id="135" w:author="Alison Wright" w:date="2024-10-29T09:50:00Z" w16du:dateUtc="2024-10-29T09:50:00Z">
        <w:r w:rsidR="0044089A">
          <w:t>We also identified a</w:t>
        </w:r>
      </w:ins>
      <w:r>
        <w:t xml:space="preserve"> cluster correspond</w:t>
      </w:r>
      <w:ins w:id="136" w:author="Alison Wright" w:date="2024-10-29T09:50:00Z" w16du:dateUtc="2024-10-29T09:50:00Z">
        <w:r w:rsidR="0044089A">
          <w:t>ing</w:t>
        </w:r>
      </w:ins>
      <w:del w:id="137" w:author="Alison Wright" w:date="2024-10-29T09:50:00Z" w16du:dateUtc="2024-10-29T09:50:00Z">
        <w:r w:rsidDel="0044089A">
          <w:delText>ed</w:delText>
        </w:r>
      </w:del>
      <w:r>
        <w:t xml:space="preserve"> to the germline stem cells (GSC) and the spermatogonia they produce. Finally, we were able to distinguish the primary and secondary spermatocytes, which enter meiosis to produce haploid spermatids. </w:t>
      </w:r>
    </w:p>
    <w:p w14:paraId="7DC0EC1A" w14:textId="3FC19FA8" w:rsidR="00A52ACD" w:rsidRDefault="002356AC" w:rsidP="008345D1">
      <w:pPr>
        <w:snapToGrid w:val="0"/>
        <w:spacing w:before="240" w:after="240" w:line="391" w:lineRule="auto"/>
      </w:pPr>
      <w:r>
        <w:t xml:space="preserve">We then used </w:t>
      </w:r>
      <w:ins w:id="138" w:author="Alison Wright" w:date="2024-10-29T09:50:00Z" w16du:dateUtc="2024-10-29T09:50:00Z">
        <w:r w:rsidR="0044089A">
          <w:t xml:space="preserve">several </w:t>
        </w:r>
      </w:ins>
      <w:r>
        <w:t>additional approaches to validate these cell types. First</w:t>
      </w:r>
      <w:del w:id="139" w:author="Alison Wright" w:date="2024-10-29T09:50:00Z" w16du:dateUtc="2024-10-29T09:50:00Z">
        <w:r w:rsidDel="0044089A">
          <w:delText>ly</w:delText>
        </w:r>
      </w:del>
      <w:r>
        <w:t xml:space="preserve">, we used the number of expressed genes to confirm the stages of the germline across spermatogenesis. Previous studies in insect testes have shown that the total number of genes expressed varies significantly across spermatogenesis. Transcriptional activity in the germline peaks before the onset of meiosis, in primary spermatocytes, following which transcription dramatically reduces in spermatids </w:t>
      </w:r>
      <w:r w:rsidR="00A52ACD">
        <w:fldChar w:fldCharType="begin"/>
      </w:r>
      <w:r w:rsidR="00A52ACD">
        <w:instrText>HYPERLINK "https://paperpile.com/c/UqA1L6/hrAa+pXpt+quSM+Zk0x+Mf5E"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 Page et al., 2023; Raz et al., 2023; Wei et al., 2024; Witt et al., 2019)</w:t>
      </w:r>
      <w:r w:rsidR="00A52ACD">
        <w:rPr>
          <w:color w:val="000000"/>
        </w:rPr>
        <w:fldChar w:fldCharType="end"/>
      </w:r>
      <w:r>
        <w:t>. Consistent with this, we find a clear decrease in the number of expressed autosomal genes over spermatogenesis (Figures 2</w:t>
      </w:r>
      <w:del w:id="140" w:author="Alison Wright" w:date="2024-10-29T10:21:00Z" w16du:dateUtc="2024-10-29T10:21:00Z">
        <w:r w:rsidDel="00AD7731">
          <w:delText xml:space="preserve"> </w:delText>
        </w:r>
      </w:del>
      <w:r>
        <w:t>a</w:t>
      </w:r>
      <w:ins w:id="141" w:author="Alison Wright" w:date="2024-10-29T10:21:00Z" w16du:dateUtc="2024-10-29T10:21:00Z">
        <w:r w:rsidR="00AD7731">
          <w:t xml:space="preserve">, </w:t>
        </w:r>
      </w:ins>
      <w:del w:id="142" w:author="Alison Wright" w:date="2024-10-29T10:21:00Z" w16du:dateUtc="2024-10-29T10:21:00Z">
        <w:r w:rsidDel="00AD7731">
          <w:delText>&amp;</w:delText>
        </w:r>
      </w:del>
      <w:ins w:id="143" w:author="Alison Wright" w:date="2024-10-29T10:21:00Z" w16du:dateUtc="2024-10-29T10:21:00Z">
        <w:r w:rsidR="00AD7731">
          <w:t>2</w:t>
        </w:r>
      </w:ins>
      <w:r>
        <w:t xml:space="preserve">b &amp; </w:t>
      </w:r>
      <w:r>
        <w:rPr>
          <w:highlight w:val="white"/>
        </w:rPr>
        <w:t>S1b</w:t>
      </w:r>
      <w:r>
        <w:t>), supporting our separation of spermatocytes into primary and secondary spermatocytes. Our trajectory analysis, where cells are assigned pseudotimes across a trajectory, further supports this pattern of expression change over developmental time (Figure 2c). Second</w:t>
      </w:r>
      <w:del w:id="144" w:author="Alison Wright" w:date="2024-10-29T09:51:00Z" w16du:dateUtc="2024-10-29T09:51:00Z">
        <w:r w:rsidDel="0044089A">
          <w:delText>ly</w:delText>
        </w:r>
      </w:del>
      <w:r>
        <w:t xml:space="preserve">, we used eukaryotic classifiers of the mitotic cycle stage to corroborate our classification of primary and </w:t>
      </w:r>
      <w:r>
        <w:t>secondary spermatocytes (</w:t>
      </w:r>
      <w:r>
        <w:rPr>
          <w:highlight w:val="white"/>
        </w:rPr>
        <w:t xml:space="preserve">Figure S1a, Table S3, </w:t>
      </w:r>
      <w:r>
        <w:t xml:space="preserve">Supplementary Results). </w:t>
      </w:r>
      <w:del w:id="145" w:author="Alison Wright" w:date="2024-10-29T09:52:00Z" w16du:dateUtc="2024-10-29T09:52:00Z">
        <w:r w:rsidDel="0044089A">
          <w:delText>Interestingly</w:delText>
        </w:r>
      </w:del>
      <w:ins w:id="146" w:author="Alison Wright" w:date="2024-10-29T09:52:00Z" w16du:dateUtc="2024-10-29T09:52:00Z">
        <w:r w:rsidR="0044089A">
          <w:t>Notably</w:t>
        </w:r>
      </w:ins>
      <w:r>
        <w:t xml:space="preserve">, we were unable to use ploidy to distinguish pre- from post-meiotic cell types as proposed by a recent study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We hypothesise several reasons for this and present data urging caution when undertaking this approach with scRNA-seq data (Supplementary Results). Finally, we generated a comprehensive list of markers which are robustly differentially expressed between these cell types for future studies </w:t>
      </w:r>
      <w:r>
        <w:rPr>
          <w:highlight w:val="white"/>
        </w:rPr>
        <w:t>(Table S4)</w:t>
      </w:r>
      <w:r>
        <w:t>.</w:t>
      </w:r>
    </w:p>
    <w:p w14:paraId="19F7F1CF" w14:textId="77777777" w:rsidR="000C3E6F" w:rsidRDefault="002356AC" w:rsidP="008345D1">
      <w:pPr>
        <w:pStyle w:val="Heading2"/>
        <w:snapToGrid w:val="0"/>
        <w:spacing w:before="240" w:after="240" w:line="391" w:lineRule="auto"/>
        <w:rPr>
          <w:ins w:id="147" w:author="Alison Wright" w:date="2024-10-29T15:37:00Z" w16du:dateUtc="2024-10-29T15:37:00Z"/>
        </w:rPr>
      </w:pPr>
      <w:bookmarkStart w:id="148" w:name="_f85cohmg4zgl" w:colFirst="0" w:colLast="0"/>
      <w:bookmarkEnd w:id="148"/>
      <w:r>
        <w:rPr>
          <w:noProof/>
        </w:rPr>
        <w:drawing>
          <wp:inline distT="114300" distB="114300" distL="114300" distR="114300" wp14:anchorId="61024F0F" wp14:editId="5A78AACA">
            <wp:extent cx="4790114" cy="5830349"/>
            <wp:effectExtent l="0" t="0" r="0" b="381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90114" cy="5830349"/>
                    </a:xfrm>
                    <a:prstGeom prst="rect">
                      <a:avLst/>
                    </a:prstGeom>
                    <a:ln/>
                  </pic:spPr>
                </pic:pic>
              </a:graphicData>
            </a:graphic>
          </wp:inline>
        </w:drawing>
      </w:r>
    </w:p>
    <w:p w14:paraId="6D2E9B93" w14:textId="3F7F8401" w:rsidR="00A52ACD" w:rsidRDefault="002356AC" w:rsidP="008345D1">
      <w:pPr>
        <w:pStyle w:val="Heading2"/>
        <w:snapToGrid w:val="0"/>
        <w:spacing w:before="240" w:after="240" w:line="391" w:lineRule="auto"/>
      </w:pPr>
      <w:r>
        <w:t xml:space="preserve">Figure 1: Single-cell atlas of </w:t>
      </w:r>
      <w:r>
        <w:t>the Teleopsis dalmanni testes</w:t>
      </w:r>
    </w:p>
    <w:p w14:paraId="30135974" w14:textId="77777777" w:rsidR="00A52ACD" w:rsidRDefault="002356AC" w:rsidP="008345D1">
      <w:pPr>
        <w:snapToGrid w:val="0"/>
        <w:spacing w:before="240" w:after="240" w:line="391" w:lineRule="auto"/>
        <w:rPr>
          <w:i/>
        </w:rPr>
      </w:pPr>
      <w:r>
        <w:rPr>
          <w:b/>
          <w:i/>
        </w:rPr>
        <w:t xml:space="preserve">(a) </w:t>
      </w:r>
      <w:r>
        <w:rPr>
          <w:i/>
        </w:rPr>
        <w:t xml:space="preserve">Uniform Manifold Approximation and Projection (UMAP) of identified cell types from the Teleopsis dalmanni testes. </w:t>
      </w:r>
      <w:r>
        <w:rPr>
          <w:b/>
          <w:i/>
        </w:rPr>
        <w:t xml:space="preserve">(b) </w:t>
      </w:r>
      <w:r>
        <w:rPr>
          <w:i/>
        </w:rPr>
        <w:t xml:space="preserve">Dot plot of relative expression of orthologs of key Drosophila melanogaster cell-type-specific testes markers. Size of dots indicates the relative number of cells expressing the marker in a cluster and colour indicates the level of expression (blue lowest and red highest). </w:t>
      </w:r>
    </w:p>
    <w:p w14:paraId="715B8523" w14:textId="77777777" w:rsidR="00A52ACD" w:rsidRDefault="002356AC" w:rsidP="008345D1">
      <w:pPr>
        <w:pStyle w:val="Heading2"/>
        <w:snapToGrid w:val="0"/>
        <w:spacing w:before="240" w:after="240" w:line="391" w:lineRule="auto"/>
      </w:pPr>
      <w:bookmarkStart w:id="149" w:name="_peutzmhznrrp" w:colFirst="0" w:colLast="0"/>
      <w:bookmarkEnd w:id="149"/>
      <w:r>
        <w:rPr>
          <w:noProof/>
        </w:rPr>
        <w:drawing>
          <wp:inline distT="114300" distB="114300" distL="114300" distR="114300" wp14:anchorId="00DC9CFC" wp14:editId="2A7F2785">
            <wp:extent cx="5629275" cy="28146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629275" cy="2814638"/>
                    </a:xfrm>
                    <a:prstGeom prst="rect">
                      <a:avLst/>
                    </a:prstGeom>
                    <a:ln/>
                  </pic:spPr>
                </pic:pic>
              </a:graphicData>
            </a:graphic>
          </wp:inline>
        </w:drawing>
      </w:r>
    </w:p>
    <w:p w14:paraId="40DBAB9D" w14:textId="77777777" w:rsidR="00F7313A" w:rsidRDefault="00F7313A" w:rsidP="008345D1">
      <w:pPr>
        <w:pStyle w:val="Heading2"/>
        <w:snapToGrid w:val="0"/>
        <w:spacing w:before="240" w:after="240" w:line="391" w:lineRule="auto"/>
        <w:jc w:val="left"/>
        <w:rPr>
          <w:ins w:id="150" w:author="Alison Wright" w:date="2024-10-29T15:37:00Z" w16du:dateUtc="2024-10-29T15:37:00Z"/>
        </w:rPr>
      </w:pPr>
      <w:bookmarkStart w:id="151" w:name="_fpt4zv7ved6z" w:colFirst="0" w:colLast="0"/>
      <w:bookmarkEnd w:id="151"/>
    </w:p>
    <w:p w14:paraId="5F0F934A" w14:textId="3E64ECC2" w:rsidR="00A52ACD" w:rsidRDefault="002356AC" w:rsidP="008345D1">
      <w:pPr>
        <w:pStyle w:val="Heading2"/>
        <w:snapToGrid w:val="0"/>
        <w:spacing w:before="240" w:after="240" w:line="391" w:lineRule="auto"/>
        <w:jc w:val="left"/>
      </w:pPr>
      <w:r>
        <w:t>Figure 2. Genome wide expression patterns across T. dalmanni spermatogenesis</w:t>
      </w:r>
    </w:p>
    <w:p w14:paraId="73925638" w14:textId="77777777" w:rsidR="00A52ACD" w:rsidRDefault="002356AC" w:rsidP="008345D1">
      <w:pPr>
        <w:snapToGrid w:val="0"/>
        <w:spacing w:before="240" w:after="240" w:line="391" w:lineRule="auto"/>
        <w:rPr>
          <w:i/>
        </w:rPr>
      </w:pPr>
      <w:r>
        <w:rPr>
          <w:b/>
          <w:i/>
        </w:rPr>
        <w:t xml:space="preserve">(a) </w:t>
      </w:r>
      <w:r>
        <w:rPr>
          <w:i/>
        </w:rPr>
        <w:t xml:space="preserve">Number of autosomal genes expressed across spermatogenesis per cell (gene classified as expressed if counts &gt; 1). Data shown for standard (ST) males. Colours indicate different cell types as shown in panel (b). </w:t>
      </w:r>
      <w:r>
        <w:rPr>
          <w:b/>
          <w:i/>
        </w:rPr>
        <w:t xml:space="preserve">(b) </w:t>
      </w:r>
      <w:r>
        <w:rPr>
          <w:i/>
        </w:rPr>
        <w:t xml:space="preserve">Boxplot of cell type abundances across pseudotime. </w:t>
      </w:r>
      <w:r>
        <w:rPr>
          <w:b/>
          <w:i/>
        </w:rPr>
        <w:t xml:space="preserve">(c) </w:t>
      </w:r>
      <w:r>
        <w:rPr>
          <w:i/>
        </w:rPr>
        <w:t>UMAP of germline cells, coloured by pseudotime. Plotted line is the principal curve fitted through the centre of the data by Slingshot.</w:t>
      </w:r>
    </w:p>
    <w:p w14:paraId="5002A877" w14:textId="77777777" w:rsidR="00A52ACD" w:rsidRDefault="00A52ACD" w:rsidP="008345D1">
      <w:pPr>
        <w:snapToGrid w:val="0"/>
        <w:spacing w:before="240" w:after="240" w:line="391" w:lineRule="auto"/>
        <w:rPr>
          <w:i/>
        </w:rPr>
      </w:pPr>
    </w:p>
    <w:p w14:paraId="1105BC51" w14:textId="77777777" w:rsidR="00A52ACD" w:rsidRDefault="002356AC" w:rsidP="008345D1">
      <w:pPr>
        <w:pStyle w:val="Heading2"/>
        <w:snapToGrid w:val="0"/>
        <w:spacing w:before="240" w:after="240" w:line="391" w:lineRule="auto"/>
      </w:pPr>
      <w:bookmarkStart w:id="152" w:name="_ylq8h3yj1qqa" w:colFirst="0" w:colLast="0"/>
      <w:bookmarkEnd w:id="152"/>
      <w:r>
        <w:t>Lack of meiotic sex chromosome inactivation in Teleopsis dalmanni</w:t>
      </w:r>
    </w:p>
    <w:p w14:paraId="24163629" w14:textId="4A69046A" w:rsidR="00A52ACD" w:rsidRDefault="002356AC" w:rsidP="008345D1">
      <w:pPr>
        <w:snapToGrid w:val="0"/>
        <w:spacing w:before="240" w:after="240" w:line="391" w:lineRule="auto"/>
      </w:pPr>
      <w:r>
        <w:t xml:space="preserve">Next, we characterised patterns of expression across </w:t>
      </w:r>
      <w:r>
        <w:rPr>
          <w:i/>
        </w:rPr>
        <w:t xml:space="preserve">T. dalmanni </w:t>
      </w:r>
      <w:r>
        <w:t xml:space="preserve">testes cell types, with a particular focus on the X chromosome. Due to their unique inheritance pattern and characteristics, </w:t>
      </w:r>
      <w:del w:id="153" w:author="Alison Wright" w:date="2024-10-29T09:52:00Z" w16du:dateUtc="2024-10-29T09:52:00Z">
        <w:r w:rsidDel="0044089A">
          <w:delText xml:space="preserve">the </w:delText>
        </w:r>
      </w:del>
      <w:r>
        <w:t xml:space="preserve">X chromosomes frequently exhibit sex- and cell-type specific gene regulation compared to the rest of the genome </w:t>
      </w:r>
      <w:r>
        <w:fldChar w:fldCharType="begin"/>
      </w:r>
      <w:r>
        <w:instrText>HYPERLINK "https://paperpile.com/c/UqA1L6/darR+E0DN+h0YX+xiPR+4rLM+38IN+aPqh+fbh8" \h</w:instrText>
      </w:r>
      <w:r>
        <w:fldChar w:fldCharType="separate"/>
      </w:r>
      <w:r>
        <w:rPr>
          <w:color w:val="000000"/>
        </w:rPr>
        <w:t>(</w:t>
      </w:r>
      <w:proofErr w:type="spellStart"/>
      <w:r>
        <w:rPr>
          <w:color w:val="000000"/>
        </w:rPr>
        <w:t>Bachtrog</w:t>
      </w:r>
      <w:proofErr w:type="spellEnd"/>
      <w:r>
        <w:rPr>
          <w:color w:val="000000"/>
        </w:rPr>
        <w:t xml:space="preserve"> et al., 2014;</w:t>
      </w:r>
      <w:del w:id="154" w:author="Alison Wright" w:date="2024-10-29T09:53:00Z" w16du:dateUtc="2024-10-29T09:53:00Z">
        <w:r w:rsidDel="0044089A">
          <w:rPr>
            <w:color w:val="000000"/>
          </w:rPr>
          <w:delText xml:space="preserve"> Carrel &amp; Willard, 2005</w:delText>
        </w:r>
      </w:del>
      <w:del w:id="155" w:author="Alison Wright" w:date="2024-10-29T09:54:00Z" w16du:dateUtc="2024-10-29T09:54:00Z">
        <w:r w:rsidDel="0044089A">
          <w:rPr>
            <w:color w:val="000000"/>
          </w:rPr>
          <w:delText>;</w:delText>
        </w:r>
      </w:del>
      <w:r>
        <w:rPr>
          <w:color w:val="000000"/>
        </w:rPr>
        <w:t xml:space="preserve"> Charlesworth, 1996;</w:t>
      </w:r>
      <w:del w:id="156" w:author="Alison Wright" w:date="2024-10-29T09:53:00Z" w16du:dateUtc="2024-10-29T09:53:00Z">
        <w:r w:rsidDel="0044089A">
          <w:rPr>
            <w:color w:val="000000"/>
          </w:rPr>
          <w:delText xml:space="preserve"> Lucchesi &amp;</w:delText>
        </w:r>
      </w:del>
      <w:del w:id="157" w:author="Alison Wright" w:date="2024-10-29T09:54:00Z" w16du:dateUtc="2024-10-29T09:54:00Z">
        <w:r w:rsidDel="0044089A">
          <w:rPr>
            <w:color w:val="000000"/>
          </w:rPr>
          <w:delText xml:space="preserve"> Kuroda, 2015;</w:delText>
        </w:r>
      </w:del>
      <w:r>
        <w:rPr>
          <w:color w:val="000000"/>
        </w:rPr>
        <w:t xml:space="preserve"> Mank, 2013; </w:t>
      </w:r>
      <w:del w:id="158" w:author="Alison Wright" w:date="2024-10-29T09:54:00Z" w16du:dateUtc="2024-10-29T09:54:00Z">
        <w:r w:rsidDel="0044089A">
          <w:rPr>
            <w:color w:val="000000"/>
          </w:rPr>
          <w:delText>Parisi et al., 2003;</w:delText>
        </w:r>
      </w:del>
      <w:r>
        <w:rPr>
          <w:color w:val="000000"/>
        </w:rPr>
        <w:t xml:space="preserve"> Rice, 1984; J. M. A. Turner, 2007)</w:t>
      </w:r>
      <w:r>
        <w:rPr>
          <w:color w:val="000000"/>
        </w:rPr>
        <w:fldChar w:fldCharType="end"/>
      </w:r>
      <w:r>
        <w:t xml:space="preserve">. </w:t>
      </w:r>
    </w:p>
    <w:p w14:paraId="0328885B" w14:textId="4D39B548" w:rsidR="00A52ACD" w:rsidRDefault="002356AC">
      <w:pPr>
        <w:snapToGrid w:val="0"/>
        <w:spacing w:before="240" w:after="240" w:line="391" w:lineRule="auto"/>
        <w:rPr>
          <w:highlight w:val="white"/>
        </w:rPr>
        <w:pPrChange w:id="159" w:author="Alison Wright" w:date="2024-10-29T11:57:00Z" w16du:dateUtc="2024-10-29T11:57:00Z">
          <w:pPr/>
        </w:pPrChange>
      </w:pPr>
      <w:r>
        <w:t xml:space="preserve">Firstly, using our scRNA-seq data, we examined expression of the X chromosome </w:t>
      </w:r>
      <w:ins w:id="160" w:author="Alison Wright" w:date="2024-10-29T15:38:00Z" w16du:dateUtc="2024-10-29T15:38:00Z">
        <w:r w:rsidR="00F7313A">
          <w:t xml:space="preserve">to test for meiotic sex chromosome inactivation </w:t>
        </w:r>
      </w:ins>
      <w:r>
        <w:t xml:space="preserve">across the four stages of </w:t>
      </w:r>
      <w:r>
        <w:rPr>
          <w:i/>
        </w:rPr>
        <w:t>T. dalmanni</w:t>
      </w:r>
      <w:r>
        <w:t xml:space="preserve"> spermatogenesis that we identified</w:t>
      </w:r>
      <w:del w:id="161" w:author="Alison Wright" w:date="2024-10-29T15:38:00Z" w16du:dateUtc="2024-10-29T15:38:00Z">
        <w:r w:rsidDel="00F7313A">
          <w:delText xml:space="preserve"> to test for meiotic sex chromosome inactivation</w:delText>
        </w:r>
      </w:del>
      <w:del w:id="162" w:author="Alison Wright" w:date="2024-10-29T14:08:00Z" w16du:dateUtc="2024-10-29T14:08:00Z">
        <w:r w:rsidDel="004205D4">
          <w:delText xml:space="preserve"> (MSCI)</w:delText>
        </w:r>
      </w:del>
      <w:r>
        <w:t xml:space="preserve">. </w:t>
      </w:r>
      <w:ins w:id="163" w:author="Alison Wright" w:date="2024-10-29T09:54:00Z" w16du:dateUtc="2024-10-29T09:54:00Z">
        <w:r w:rsidR="0044089A">
          <w:t>Meiotic sex chromosome inactivation</w:t>
        </w:r>
      </w:ins>
      <w:del w:id="164" w:author="Alison Wright" w:date="2024-10-29T09:54:00Z" w16du:dateUtc="2024-10-29T09:54:00Z">
        <w:r w:rsidDel="0044089A">
          <w:delText>MSCI</w:delText>
        </w:r>
      </w:del>
      <w:r>
        <w:t xml:space="preserve"> acts in many species, inhibiting expression of the X chromosome during the meiotic stages of spermatogenesis </w:t>
      </w:r>
      <w:r>
        <w:fldChar w:fldCharType="begin"/>
      </w:r>
      <w:r>
        <w:instrText>HYPERLINK "https://paperpile.com/c/UqA1L6/oyo2+aPqh" \h</w:instrText>
      </w:r>
      <w:r>
        <w:fldChar w:fldCharType="separate"/>
      </w:r>
      <w:r>
        <w:rPr>
          <w:color w:val="000000"/>
        </w:rPr>
        <w:t>(J. M. A. Turner</w:t>
      </w:r>
      <w:del w:id="165" w:author="Alison Wright" w:date="2024-10-29T09:55:00Z" w16du:dateUtc="2024-10-29T09:55:00Z">
        <w:r w:rsidDel="0044089A">
          <w:rPr>
            <w:color w:val="000000"/>
          </w:rPr>
          <w:delText>,</w:delText>
        </w:r>
      </w:del>
      <w:del w:id="166" w:author="Alison Wright" w:date="2024-10-29T09:54:00Z" w16du:dateUtc="2024-10-29T09:54:00Z">
        <w:r w:rsidDel="0044089A">
          <w:rPr>
            <w:color w:val="000000"/>
          </w:rPr>
          <w:delText xml:space="preserve"> 2007,</w:delText>
        </w:r>
      </w:del>
      <w:r>
        <w:rPr>
          <w:color w:val="000000"/>
        </w:rPr>
        <w:t xml:space="preserve"> 2015)</w:t>
      </w:r>
      <w:r>
        <w:rPr>
          <w:color w:val="000000"/>
        </w:rPr>
        <w:fldChar w:fldCharType="end"/>
      </w:r>
      <w:ins w:id="167" w:author="Alison Wright" w:date="2024-10-29T09:55:00Z" w16du:dateUtc="2024-10-29T09:55:00Z">
        <w:r w:rsidR="0044089A">
          <w:t xml:space="preserve"> and a</w:t>
        </w:r>
      </w:ins>
      <w:del w:id="168" w:author="Alison Wright" w:date="2024-10-29T09:55:00Z" w16du:dateUtc="2024-10-29T09:55:00Z">
        <w:r w:rsidDel="0044089A">
          <w:delText>. A</w:delText>
        </w:r>
      </w:del>
      <w:r>
        <w:t xml:space="preserve"> number of theories have been suggested to explain its evolution </w:t>
      </w:r>
      <w:r>
        <w:fldChar w:fldCharType="begin"/>
      </w:r>
      <w:r>
        <w:instrText>HYPERLINK "https://paperpile.com/c/UqA1L6/aPqh" \h</w:instrText>
      </w:r>
      <w:r>
        <w:fldChar w:fldCharType="separate"/>
      </w:r>
      <w:r>
        <w:rPr>
          <w:color w:val="000000"/>
        </w:rPr>
        <w:t>(J. M. A. Turner, 2007)</w:t>
      </w:r>
      <w:r>
        <w:rPr>
          <w:color w:val="000000"/>
        </w:rPr>
        <w:fldChar w:fldCharType="end"/>
      </w:r>
      <w:ins w:id="169" w:author="Alison Wright" w:date="2024-10-29T09:55:00Z" w16du:dateUtc="2024-10-29T09:55:00Z">
        <w:r w:rsidR="0044089A">
          <w:t>.</w:t>
        </w:r>
      </w:ins>
      <w:del w:id="170" w:author="Alison Wright" w:date="2024-10-29T09:55:00Z" w16du:dateUtc="2024-10-29T09:55:00Z">
        <w:r w:rsidDel="0044089A">
          <w:delText>,</w:delText>
        </w:r>
      </w:del>
      <w:r>
        <w:t xml:space="preserve"> </w:t>
      </w:r>
      <w:ins w:id="171" w:author="Alison Wright" w:date="2024-10-29T09:55:00Z" w16du:dateUtc="2024-10-29T09:55:00Z">
        <w:r w:rsidR="0044089A">
          <w:t>Ho</w:t>
        </w:r>
      </w:ins>
      <w:del w:id="172" w:author="Alison Wright" w:date="2024-10-29T09:55:00Z" w16du:dateUtc="2024-10-29T09:55:00Z">
        <w:r w:rsidDel="0044089A">
          <w:delText xml:space="preserve">including as a mechanism to ensure proper segregation of the X and Y during meiosis by preventing their recombination, as a result of the demasculinization and loss of spermatogenesis related genes on the X </w:delText>
        </w:r>
        <w:r w:rsidDel="0044089A">
          <w:fldChar w:fldCharType="begin"/>
        </w:r>
        <w:r w:rsidDel="0044089A">
          <w:delInstrText>HYPERLINK "https://paperpile.com/c/UqA1L6/LAiA" \h</w:delInstrText>
        </w:r>
        <w:r w:rsidDel="0044089A">
          <w:fldChar w:fldCharType="separate"/>
        </w:r>
        <w:r w:rsidDel="0044089A">
          <w:rPr>
            <w:color w:val="000000"/>
          </w:rPr>
          <w:delText>(Wu &amp; Xu, 2003)</w:delText>
        </w:r>
        <w:r w:rsidDel="0044089A">
          <w:rPr>
            <w:color w:val="000000"/>
          </w:rPr>
          <w:fldChar w:fldCharType="end"/>
        </w:r>
        <w:r w:rsidDel="0044089A">
          <w:delText xml:space="preserve">, or due to the inactivation of selfish genetic elements </w:delText>
        </w:r>
        <w:r w:rsidDel="0044089A">
          <w:fldChar w:fldCharType="begin"/>
        </w:r>
        <w:r w:rsidDel="0044089A">
          <w:delInstrText>HYPERLINK "https://paperpile.com/c/UqA1L6/08Ht" \h</w:delInstrText>
        </w:r>
        <w:r w:rsidDel="0044089A">
          <w:fldChar w:fldCharType="separate"/>
        </w:r>
        <w:r w:rsidDel="0044089A">
          <w:rPr>
            <w:color w:val="000000"/>
          </w:rPr>
          <w:delText>(Meiklejohn &amp; Tao, 2010)</w:delText>
        </w:r>
        <w:r w:rsidDel="0044089A">
          <w:rPr>
            <w:color w:val="000000"/>
          </w:rPr>
          <w:fldChar w:fldCharType="end"/>
        </w:r>
        <w:r w:rsidDel="0044089A">
          <w:delText>. Ho</w:delText>
        </w:r>
      </w:del>
      <w:r>
        <w:t xml:space="preserve">wever, despite its suggested evolutionary importance, the </w:t>
      </w:r>
      <w:del w:id="173" w:author="Alison Wright" w:date="2024-10-29T09:55:00Z" w16du:dateUtc="2024-10-29T09:55:00Z">
        <w:r w:rsidDel="0044089A">
          <w:delText xml:space="preserve"> </w:delText>
        </w:r>
      </w:del>
      <w:r>
        <w:t xml:space="preserve">status of </w:t>
      </w:r>
      <w:ins w:id="174" w:author="Alison Wright" w:date="2024-10-29T09:56:00Z" w16du:dateUtc="2024-10-29T09:56:00Z">
        <w:r w:rsidR="0044089A">
          <w:t>meiotic sex chromosome inactivation</w:t>
        </w:r>
      </w:ins>
      <w:del w:id="175" w:author="Alison Wright" w:date="2024-10-29T09:56:00Z" w16du:dateUtc="2024-10-29T09:56:00Z">
        <w:r w:rsidDel="0044089A">
          <w:delText>MSCI</w:delText>
        </w:r>
      </w:del>
      <w:r>
        <w:t xml:space="preserve"> in insects has remained controversial</w:t>
      </w:r>
      <w:ins w:id="176" w:author="Alison Wright" w:date="2024-10-29T14:10:00Z" w16du:dateUtc="2024-10-29T14:10:00Z">
        <w:r w:rsidR="004205D4">
          <w:t xml:space="preserve">, with considerable variation </w:t>
        </w:r>
      </w:ins>
      <w:ins w:id="177" w:author="Alison Wright" w:date="2024-10-29T15:39:00Z" w16du:dateUtc="2024-10-29T15:39:00Z">
        <w:r w:rsidR="00F7313A">
          <w:t xml:space="preserve">reported </w:t>
        </w:r>
      </w:ins>
      <w:ins w:id="178" w:author="Alison Wright" w:date="2024-10-29T14:10:00Z" w16du:dateUtc="2024-10-29T14:10:00Z">
        <w:r w:rsidR="004205D4">
          <w:t xml:space="preserve">across </w:t>
        </w:r>
      </w:ins>
      <w:ins w:id="179" w:author="Alison Wright" w:date="2024-10-29T15:39:00Z" w16du:dateUtc="2024-10-29T15:39:00Z">
        <w:r w:rsidR="00F7313A">
          <w:t xml:space="preserve">studies and </w:t>
        </w:r>
      </w:ins>
      <w:ins w:id="180" w:author="Alison Wright" w:date="2024-10-29T14:10:00Z" w16du:dateUtc="2024-10-29T14:10:00Z">
        <w:r w:rsidR="004205D4">
          <w:t>species</w:t>
        </w:r>
      </w:ins>
      <w:commentRangeStart w:id="181"/>
      <w:commentRangeStart w:id="182"/>
      <w:commentRangeStart w:id="183"/>
      <w:r>
        <w:t xml:space="preserve"> </w:t>
      </w:r>
      <w:commentRangeEnd w:id="181"/>
      <w:r w:rsidR="0044089A">
        <w:rPr>
          <w:rStyle w:val="CommentReference"/>
        </w:rPr>
        <w:commentReference w:id="181"/>
      </w:r>
      <w:commentRangeEnd w:id="182"/>
      <w:r w:rsidR="004205D4">
        <w:rPr>
          <w:rStyle w:val="CommentReference"/>
        </w:rPr>
        <w:commentReference w:id="182"/>
      </w:r>
      <w:commentRangeEnd w:id="183"/>
      <w:r w:rsidR="004205D4">
        <w:rPr>
          <w:rStyle w:val="CommentReference"/>
        </w:rPr>
        <w:commentReference w:id="183"/>
      </w:r>
      <w:r>
        <w:fldChar w:fldCharType="begin"/>
      </w:r>
      <w:r>
        <w:instrText xml:space="preserve">HYPERLINK </w:instrText>
      </w:r>
      <w:r>
        <w:instrText>"https://paperpile.com/c/UqA1L6/GZJQ+LAiA+JVCS8+hNr4+JALW+yhtL+zxeO+0h7J" \h</w:instrText>
      </w:r>
      <w:r>
        <w:fldChar w:fldCharType="separate"/>
      </w:r>
      <w:r>
        <w:rPr>
          <w:color w:val="000000"/>
        </w:rPr>
        <w:t xml:space="preserve">(Djordjevic, Tran Van, </w:t>
      </w:r>
      <w:proofErr w:type="spellStart"/>
      <w:r>
        <w:rPr>
          <w:color w:val="000000"/>
        </w:rPr>
        <w:t>Toubiana</w:t>
      </w:r>
      <w:proofErr w:type="spellEnd"/>
      <w:r>
        <w:rPr>
          <w:color w:val="000000"/>
        </w:rPr>
        <w:t xml:space="preserve">, </w:t>
      </w:r>
      <w:proofErr w:type="spellStart"/>
      <w:r>
        <w:rPr>
          <w:color w:val="000000"/>
        </w:rPr>
        <w:t>Labedan</w:t>
      </w:r>
      <w:proofErr w:type="spellEnd"/>
      <w:r>
        <w:rPr>
          <w:color w:val="000000"/>
        </w:rPr>
        <w:t xml:space="preserve">, et al., 2024; </w:t>
      </w:r>
      <w:proofErr w:type="spellStart"/>
      <w:r>
        <w:rPr>
          <w:color w:val="000000"/>
        </w:rPr>
        <w:t>Hense</w:t>
      </w:r>
      <w:proofErr w:type="spellEnd"/>
      <w:r>
        <w:rPr>
          <w:color w:val="000000"/>
        </w:rPr>
        <w:t xml:space="preserve"> et al., 2007; </w:t>
      </w:r>
      <w:proofErr w:type="spellStart"/>
      <w:r>
        <w:rPr>
          <w:color w:val="000000"/>
        </w:rPr>
        <w:t>Landeen</w:t>
      </w:r>
      <w:proofErr w:type="spellEnd"/>
      <w:r>
        <w:rPr>
          <w:color w:val="000000"/>
        </w:rPr>
        <w:t xml:space="preserve"> et al., 2016; </w:t>
      </w:r>
      <w:proofErr w:type="spellStart"/>
      <w:r>
        <w:rPr>
          <w:color w:val="000000"/>
        </w:rPr>
        <w:t>Mahadevaraju</w:t>
      </w:r>
      <w:proofErr w:type="spellEnd"/>
      <w:r>
        <w:rPr>
          <w:color w:val="000000"/>
        </w:rPr>
        <w:t xml:space="preserve"> et al., 2021; Meiklejohn et al., 2011; Mikhaylova &amp; </w:t>
      </w:r>
      <w:proofErr w:type="spellStart"/>
      <w:r>
        <w:rPr>
          <w:color w:val="000000"/>
        </w:rPr>
        <w:t>Nurminsky</w:t>
      </w:r>
      <w:proofErr w:type="spellEnd"/>
      <w:r>
        <w:rPr>
          <w:color w:val="000000"/>
        </w:rPr>
        <w:t xml:space="preserve">, 2011; </w:t>
      </w:r>
      <w:proofErr w:type="spellStart"/>
      <w:r>
        <w:rPr>
          <w:color w:val="000000"/>
        </w:rPr>
        <w:t>Vibranovski</w:t>
      </w:r>
      <w:proofErr w:type="spellEnd"/>
      <w:r>
        <w:rPr>
          <w:color w:val="000000"/>
        </w:rPr>
        <w:t>, 2014</w:t>
      </w:r>
      <w:del w:id="184" w:author="Alison Wright" w:date="2024-10-29T09:58:00Z" w16du:dateUtc="2024-10-29T09:58:00Z">
        <w:r w:rsidDel="0044089A">
          <w:rPr>
            <w:color w:val="000000"/>
          </w:rPr>
          <w:delText>; Wu &amp; Xu, 2003</w:delText>
        </w:r>
      </w:del>
      <w:r>
        <w:rPr>
          <w:color w:val="000000"/>
        </w:rPr>
        <w:t>)</w:t>
      </w:r>
      <w:r>
        <w:rPr>
          <w:color w:val="000000"/>
        </w:rPr>
        <w:fldChar w:fldCharType="end"/>
      </w:r>
      <w:r>
        <w:t>. In part</w:t>
      </w:r>
      <w:r>
        <w:rPr>
          <w:highlight w:val="white"/>
        </w:rPr>
        <w:t xml:space="preserve">, this uncertainty arises from the methodological challenges of manually dissecting specific cell populations from testes of multiple individuals. Recent scRNA-seq data in a handful of model species has circumvented these challenges and provided new insights into the status of </w:t>
      </w:r>
      <w:del w:id="185" w:author="Alison Wright" w:date="2024-10-29T09:58:00Z" w16du:dateUtc="2024-10-29T09:58:00Z">
        <w:r w:rsidDel="0044089A">
          <w:rPr>
            <w:highlight w:val="white"/>
          </w:rPr>
          <w:delText xml:space="preserve">MSCI </w:delText>
        </w:r>
      </w:del>
      <w:ins w:id="186" w:author="Alison Wright" w:date="2024-10-29T09:58:00Z" w16du:dateUtc="2024-10-29T09:58:00Z">
        <w:r w:rsidR="0044089A">
          <w:rPr>
            <w:highlight w:val="white"/>
          </w:rPr>
          <w:t xml:space="preserve">X inactivation </w:t>
        </w:r>
      </w:ins>
      <w:r>
        <w:fldChar w:fldCharType="begin"/>
      </w:r>
      <w:r>
        <w:instrText>HYPERLINK "https://paperpile.com/c/UqA1L6/Zk0x+TrjZ+JVCS8+quSM" \h</w:instrText>
      </w:r>
      <w:r>
        <w:fldChar w:fldCharType="separate"/>
      </w:r>
      <w:r>
        <w:rPr>
          <w:color w:val="000000"/>
          <w:highlight w:val="white"/>
        </w:rPr>
        <w:t>(</w:t>
      </w:r>
      <w:proofErr w:type="spellStart"/>
      <w:r>
        <w:rPr>
          <w:color w:val="000000"/>
          <w:highlight w:val="white"/>
        </w:rPr>
        <w:t>Mahadevaraju</w:t>
      </w:r>
      <w:proofErr w:type="spellEnd"/>
      <w:r>
        <w:rPr>
          <w:color w:val="000000"/>
          <w:highlight w:val="white"/>
        </w:rPr>
        <w:t xml:space="preserve"> et al., 2021; Page et al., 2023; Wei et al., 2024</w:t>
      </w:r>
      <w:del w:id="187" w:author="Alison Wright" w:date="2024-10-29T12:22:00Z" w16du:dateUtc="2024-10-29T12:22:00Z">
        <w:r w:rsidDel="00A534E9">
          <w:rPr>
            <w:color w:val="000000"/>
            <w:highlight w:val="white"/>
          </w:rPr>
          <w:delText>; Witt et al., 2021</w:delText>
        </w:r>
      </w:del>
      <w:r>
        <w:rPr>
          <w:color w:val="000000"/>
          <w:highlight w:val="white"/>
        </w:rPr>
        <w:t>)</w:t>
      </w:r>
      <w:r>
        <w:rPr>
          <w:color w:val="000000"/>
          <w:highlight w:val="white"/>
        </w:rPr>
        <w:fldChar w:fldCharType="end"/>
      </w:r>
      <w:ins w:id="188" w:author="Alison Wright" w:date="2024-10-29T15:40:00Z" w16du:dateUtc="2024-10-29T15:40:00Z">
        <w:r w:rsidR="00971D99">
          <w:rPr>
            <w:highlight w:val="white"/>
          </w:rPr>
          <w:t>.</w:t>
        </w:r>
      </w:ins>
      <w:del w:id="189" w:author="Alison Wright" w:date="2024-10-29T15:40:00Z" w16du:dateUtc="2024-10-29T15:40:00Z">
        <w:r w:rsidDel="00971D99">
          <w:rPr>
            <w:highlight w:val="white"/>
          </w:rPr>
          <w:delText>,</w:delText>
        </w:r>
      </w:del>
      <w:r>
        <w:rPr>
          <w:highlight w:val="white"/>
        </w:rPr>
        <w:t xml:space="preserve"> </w:t>
      </w:r>
      <w:ins w:id="190" w:author="Alison Wright" w:date="2024-10-29T15:40:00Z" w16du:dateUtc="2024-10-29T15:40:00Z">
        <w:r w:rsidR="00971D99">
          <w:rPr>
            <w:highlight w:val="white"/>
          </w:rPr>
          <w:t>H</w:t>
        </w:r>
      </w:ins>
      <w:del w:id="191" w:author="Alison Wright" w:date="2024-10-29T15:40:00Z" w16du:dateUtc="2024-10-29T15:40:00Z">
        <w:r w:rsidDel="00971D99">
          <w:rPr>
            <w:highlight w:val="white"/>
          </w:rPr>
          <w:delText>h</w:delText>
        </w:r>
      </w:del>
      <w:r>
        <w:rPr>
          <w:highlight w:val="white"/>
        </w:rPr>
        <w:t>owever, it remains unclear how conserved this regulatory process is across insects more generally</w:t>
      </w:r>
      <w:ins w:id="192" w:author="Alison Wright" w:date="2024-10-29T15:40:00Z" w16du:dateUtc="2024-10-29T15:40:00Z">
        <w:r w:rsidR="00971D99">
          <w:rPr>
            <w:highlight w:val="white"/>
          </w:rPr>
          <w:t xml:space="preserve"> and why it might evolve in some species but not others.</w:t>
        </w:r>
      </w:ins>
      <w:del w:id="193" w:author="Alison Wright" w:date="2024-10-29T15:40:00Z" w16du:dateUtc="2024-10-29T15:40:00Z">
        <w:r w:rsidDel="00971D99">
          <w:rPr>
            <w:highlight w:val="white"/>
          </w:rPr>
          <w:delText xml:space="preserve">. </w:delText>
        </w:r>
      </w:del>
    </w:p>
    <w:p w14:paraId="4503CD25" w14:textId="191FC116" w:rsidR="00A52ACD" w:rsidRDefault="00971D99">
      <w:pPr>
        <w:snapToGrid w:val="0"/>
        <w:spacing w:before="240" w:after="240" w:line="391" w:lineRule="auto"/>
        <w:pPrChange w:id="194" w:author="Alison Wright" w:date="2024-10-29T11:57:00Z" w16du:dateUtc="2024-10-29T11:57:00Z">
          <w:pPr/>
        </w:pPrChange>
      </w:pPr>
      <w:ins w:id="195" w:author="Alison Wright" w:date="2024-10-29T15:40:00Z" w16du:dateUtc="2024-10-29T15:40:00Z">
        <w:r>
          <w:rPr>
            <w:highlight w:val="white"/>
          </w:rPr>
          <w:t xml:space="preserve">Our scRNA-seq data reveals </w:t>
        </w:r>
      </w:ins>
      <w:ins w:id="196" w:author="Alison Wright" w:date="2024-10-29T09:59:00Z" w16du:dateUtc="2024-10-29T09:59:00Z">
        <w:r w:rsidR="0044089A">
          <w:t xml:space="preserve">substantial X-linked expression across all stages of spermatogenesis </w:t>
        </w:r>
      </w:ins>
      <w:ins w:id="197" w:author="Alison Wright" w:date="2024-10-29T10:03:00Z" w16du:dateUtc="2024-10-29T10:03:00Z">
        <w:r w:rsidR="00F97498">
          <w:t xml:space="preserve">in </w:t>
        </w:r>
        <w:r w:rsidR="00F97498" w:rsidRPr="00F97498">
          <w:rPr>
            <w:i/>
            <w:iCs/>
            <w:rPrChange w:id="198" w:author="Alison Wright" w:date="2024-10-29T10:03:00Z" w16du:dateUtc="2024-10-29T10:03:00Z">
              <w:rPr/>
            </w:rPrChange>
          </w:rPr>
          <w:t>T. dalmanni</w:t>
        </w:r>
        <w:r w:rsidR="00F97498">
          <w:t xml:space="preserve"> </w:t>
        </w:r>
      </w:ins>
      <w:ins w:id="199" w:author="Alison Wright" w:date="2024-10-29T09:59:00Z" w16du:dateUtc="2024-10-29T09:59:00Z">
        <w:r w:rsidR="0044089A">
          <w:t xml:space="preserve">and no evidence for a shutdown of the X </w:t>
        </w:r>
        <w:del w:id="200" w:author="Alison E Wright" w:date="2024-10-15T11:36:00Z">
          <w:r w:rsidR="0044089A">
            <w:delText xml:space="preserve"> </w:delText>
          </w:r>
        </w:del>
        <w:r w:rsidR="0044089A">
          <w:t>(Figures 3a</w:t>
        </w:r>
      </w:ins>
      <w:ins w:id="201" w:author="Alison Wright" w:date="2024-10-29T10:21:00Z" w16du:dateUtc="2024-10-29T10:21:00Z">
        <w:r w:rsidR="00AD7731">
          <w:t xml:space="preserve"> </w:t>
        </w:r>
      </w:ins>
      <w:ins w:id="202" w:author="Alison Wright" w:date="2024-10-29T09:59:00Z" w16du:dateUtc="2024-10-29T09:59:00Z">
        <w:r w:rsidR="0044089A">
          <w:t>&amp;</w:t>
        </w:r>
      </w:ins>
      <w:ins w:id="203" w:author="Alison Wright" w:date="2024-10-29T10:21:00Z" w16du:dateUtc="2024-10-29T10:21:00Z">
        <w:r w:rsidR="00AD7731">
          <w:t xml:space="preserve"> 3</w:t>
        </w:r>
      </w:ins>
      <w:ins w:id="204" w:author="Alison Wright" w:date="2024-10-29T09:59:00Z" w16du:dateUtc="2024-10-29T09:59:00Z">
        <w:r w:rsidR="0044089A">
          <w:t>b)</w:t>
        </w:r>
      </w:ins>
      <w:ins w:id="205" w:author="Alison Wright" w:date="2024-10-29T10:21:00Z" w16du:dateUtc="2024-10-29T10:21:00Z">
        <w:r w:rsidR="00AD7731">
          <w:t>.</w:t>
        </w:r>
      </w:ins>
      <w:ins w:id="206" w:author="Alison Wright" w:date="2024-10-29T09:59:00Z" w16du:dateUtc="2024-10-29T09:59:00Z">
        <w:del w:id="207" w:author="Alison E Wright" w:date="2024-10-15T11:37:00Z">
          <w:r w:rsidR="0044089A">
            <w:delText>.</w:delText>
          </w:r>
        </w:del>
        <w:r w:rsidR="0044089A">
          <w:t xml:space="preserve"> Indeed, we find that the proportion of expressed genes on the X chromosome, relative to the</w:t>
        </w:r>
      </w:ins>
      <w:ins w:id="208" w:author="Alison Wright" w:date="2024-10-29T13:30:00Z" w16du:dateUtc="2024-10-29T13:30:00Z">
        <w:r w:rsidR="00C4687C">
          <w:t xml:space="preserve"> </w:t>
        </w:r>
      </w:ins>
      <w:ins w:id="209" w:author="Alison Wright" w:date="2024-10-29T09:59:00Z" w16du:dateUtc="2024-10-29T09:59:00Z">
        <w:r w:rsidR="0044089A">
          <w:t>autosomes, is actually equivalent to or even greater in meiotic and post-meiotic germline cells than in somatic cell types (Figure S3)</w:t>
        </w:r>
      </w:ins>
      <w:del w:id="210" w:author="Alison Wright" w:date="2024-10-29T09:59:00Z" w16du:dateUtc="2024-10-29T09:59:00Z">
        <w:r w:rsidR="0044089A" w:rsidDel="0044089A">
          <w:delText xml:space="preserve">We find no evidence for MSCI in </w:delText>
        </w:r>
        <w:r w:rsidR="0044089A" w:rsidDel="0044089A">
          <w:rPr>
            <w:i/>
          </w:rPr>
          <w:delText>T. dalmanni</w:delText>
        </w:r>
        <w:r w:rsidR="0044089A" w:rsidDel="0044089A">
          <w:delText>, with a substantial number of expressed X-linked genes relative to autosomal genes across all stages of spermatogenesis (Figures 3a &amp; 3b). Indeed, in meiotic and post-meiotic germline cells we find this ratio to be equivalent to or greater than in somatic cells (Figure S3)</w:delText>
        </w:r>
      </w:del>
      <w:r w:rsidR="0044089A">
        <w:t xml:space="preserve">. This lack of </w:t>
      </w:r>
      <w:ins w:id="211" w:author="Alison Wright" w:date="2024-10-29T09:59:00Z" w16du:dateUtc="2024-10-29T09:59:00Z">
        <w:r w:rsidR="0044089A">
          <w:t xml:space="preserve">meiotic sex chromosome inactivation </w:t>
        </w:r>
      </w:ins>
      <w:del w:id="212" w:author="Alison Wright" w:date="2024-10-29T09:59:00Z" w16du:dateUtc="2024-10-29T09:59:00Z">
        <w:r w:rsidR="0044089A" w:rsidDel="0044089A">
          <w:delText xml:space="preserve">MSCI </w:delText>
        </w:r>
      </w:del>
      <w:r w:rsidR="0044089A">
        <w:t>is consistent with recent scRNA-seq data in other</w:t>
      </w:r>
      <w:ins w:id="213" w:author="Alison Wright" w:date="2024-10-29T10:02:00Z" w16du:dateUtc="2024-10-29T10:02:00Z">
        <w:r w:rsidR="00F97498">
          <w:t xml:space="preserve"> </w:t>
        </w:r>
        <w:proofErr w:type="spellStart"/>
        <w:r w:rsidR="00F97498">
          <w:t>diptera</w:t>
        </w:r>
      </w:ins>
      <w:proofErr w:type="spellEnd"/>
      <w:r w:rsidR="0044089A">
        <w:t xml:space="preserve"> </w:t>
      </w:r>
      <w:del w:id="214" w:author="Alison Wright" w:date="2024-10-29T10:00:00Z" w16du:dateUtc="2024-10-29T10:00:00Z">
        <w:r w:rsidR="0044089A" w:rsidDel="00F97498">
          <w:delText xml:space="preserve">Brachycera </w:delText>
        </w:r>
      </w:del>
      <w:del w:id="215" w:author="Alison Wright" w:date="2024-10-29T10:01:00Z" w16du:dateUtc="2024-10-29T10:01:00Z">
        <w:r w:rsidR="0044089A" w:rsidDel="00F97498">
          <w:delText xml:space="preserve">dipterans </w:delText>
        </w:r>
      </w:del>
      <w:r w:rsidR="0044089A">
        <w:t xml:space="preserve">including </w:t>
      </w:r>
      <w:r w:rsidR="0044089A">
        <w:rPr>
          <w:i/>
        </w:rPr>
        <w:t>Drosophila melanogaster</w:t>
      </w:r>
      <w:r w:rsidR="0044089A">
        <w:t xml:space="preserve"> (Witt et al., 2021, but see </w:t>
      </w:r>
      <w:proofErr w:type="spellStart"/>
      <w:r w:rsidR="0044089A">
        <w:t>Mahadevaraju</w:t>
      </w:r>
      <w:proofErr w:type="spellEnd"/>
      <w:r w:rsidR="0044089A">
        <w:t xml:space="preserve"> et al., 2021)</w:t>
      </w:r>
      <w:r w:rsidR="0044089A">
        <w:rPr>
          <w:i/>
        </w:rPr>
        <w:t xml:space="preserve"> </w:t>
      </w:r>
      <w:r w:rsidR="0044089A">
        <w:t>and</w:t>
      </w:r>
      <w:r w:rsidR="0044089A">
        <w:rPr>
          <w:i/>
        </w:rPr>
        <w:t xml:space="preserve"> Drosophila </w:t>
      </w:r>
      <w:proofErr w:type="spellStart"/>
      <w:r w:rsidR="0044089A">
        <w:rPr>
          <w:i/>
        </w:rPr>
        <w:t>miranda</w:t>
      </w:r>
      <w:proofErr w:type="spellEnd"/>
      <w:r w:rsidR="0044089A">
        <w:rPr>
          <w:i/>
        </w:rPr>
        <w:t xml:space="preserve"> </w:t>
      </w:r>
      <w:r w:rsidR="0044089A" w:rsidRPr="00F97498">
        <w:fldChar w:fldCharType="begin"/>
      </w:r>
      <w:r w:rsidR="0044089A" w:rsidRPr="00F97498">
        <w:instrText>HYPERLINK "https://paperpile.com/c/UqA1L6/Zk0x" \h</w:instrText>
      </w:r>
      <w:r w:rsidR="0044089A" w:rsidRPr="00F97498">
        <w:fldChar w:fldCharType="separate"/>
      </w:r>
      <w:r w:rsidR="0044089A" w:rsidRPr="00F97498">
        <w:rPr>
          <w:color w:val="000000"/>
          <w:rPrChange w:id="216" w:author="Alison Wright" w:date="2024-10-29T10:02:00Z" w16du:dateUtc="2024-10-29T10:02:00Z">
            <w:rPr>
              <w:i/>
              <w:iCs/>
              <w:color w:val="000000"/>
            </w:rPr>
          </w:rPrChange>
        </w:rPr>
        <w:t>(Wei et al., 2024)</w:t>
      </w:r>
      <w:r w:rsidR="0044089A" w:rsidRPr="00F97498">
        <w:rPr>
          <w:color w:val="000000"/>
          <w:rPrChange w:id="217" w:author="Alison Wright" w:date="2024-10-29T10:02:00Z" w16du:dateUtc="2024-10-29T10:02:00Z">
            <w:rPr>
              <w:i/>
              <w:iCs/>
              <w:color w:val="000000"/>
            </w:rPr>
          </w:rPrChange>
        </w:rPr>
        <w:fldChar w:fldCharType="end"/>
      </w:r>
      <w:r w:rsidR="0044089A" w:rsidRPr="00F97498">
        <w:t>.</w:t>
      </w:r>
      <w:r w:rsidR="0044089A">
        <w:t xml:space="preserve"> </w:t>
      </w:r>
    </w:p>
    <w:p w14:paraId="130CBF21" w14:textId="656251CC" w:rsidR="00971D99" w:rsidRPr="008345D1" w:rsidRDefault="002356AC" w:rsidP="008345D1">
      <w:pPr>
        <w:snapToGrid w:val="0"/>
        <w:spacing w:before="240" w:after="240" w:line="391" w:lineRule="auto"/>
        <w:rPr>
          <w:ins w:id="218" w:author="Alison Wright" w:date="2024-10-29T15:41:00Z" w16du:dateUtc="2024-10-29T15:41:00Z"/>
        </w:rPr>
      </w:pPr>
      <w:r>
        <w:t xml:space="preserve">Interestingly, recent observations of </w:t>
      </w:r>
      <w:del w:id="219" w:author="Alison Wright" w:date="2024-10-29T09:59:00Z" w16du:dateUtc="2024-10-29T09:59:00Z">
        <w:r w:rsidDel="0044089A">
          <w:delText xml:space="preserve">MSCI </w:delText>
        </w:r>
      </w:del>
      <w:ins w:id="220" w:author="Alison Wright" w:date="2024-10-29T09:59:00Z" w16du:dateUtc="2024-10-29T09:59:00Z">
        <w:r w:rsidR="0044089A">
          <w:t xml:space="preserve">meiotic sex chromosome inactivation </w:t>
        </w:r>
      </w:ins>
      <w:r>
        <w:t xml:space="preserve">in insects have been limited to species exhibiting chiasmatic male meiosis, including </w:t>
      </w:r>
      <w:r>
        <w:rPr>
          <w:i/>
        </w:rPr>
        <w:t>Anopheles gambiae</w:t>
      </w:r>
      <w:r>
        <w:t xml:space="preserve"> </w:t>
      </w:r>
      <w:r w:rsidR="00A52ACD">
        <w:fldChar w:fldCharType="begin"/>
      </w:r>
      <w:r w:rsidR="00A52ACD">
        <w:instrText>HYPERLINK "https://paperpile.com/c/UqA1L6/quSM+hZdP" \h</w:instrText>
      </w:r>
      <w:r w:rsidR="00A52ACD">
        <w:fldChar w:fldCharType="separate"/>
      </w:r>
      <w:r w:rsidR="00A52ACD">
        <w:rPr>
          <w:color w:val="000000"/>
        </w:rPr>
        <w:t>(Benedict et al., 2003; Page et al., 2023)</w:t>
      </w:r>
      <w:r w:rsidR="00A52ACD">
        <w:rPr>
          <w:color w:val="000000"/>
        </w:rPr>
        <w:fldChar w:fldCharType="end"/>
      </w:r>
      <w:r>
        <w:t xml:space="preserve">, </w:t>
      </w:r>
      <w:proofErr w:type="spellStart"/>
      <w:r>
        <w:rPr>
          <w:i/>
        </w:rPr>
        <w:t>Tribolium</w:t>
      </w:r>
      <w:proofErr w:type="spellEnd"/>
      <w:r>
        <w:rPr>
          <w:i/>
        </w:rPr>
        <w:t xml:space="preserve"> </w:t>
      </w:r>
      <w:proofErr w:type="spellStart"/>
      <w:r>
        <w:rPr>
          <w:i/>
        </w:rPr>
        <w:t>castaneum</w:t>
      </w:r>
      <w:proofErr w:type="spellEnd"/>
      <w:r>
        <w:t xml:space="preserve"> </w:t>
      </w:r>
      <w:r w:rsidR="00A52ACD">
        <w:fldChar w:fldCharType="begin"/>
      </w:r>
      <w:r w:rsidR="00A52ACD">
        <w:instrText>HYPERLINK "https://paperpile.com/c/UqA1L6/6uXf+f0nv" \h</w:instrText>
      </w:r>
      <w:r w:rsidR="00A52ACD">
        <w:fldChar w:fldCharType="separate"/>
      </w:r>
      <w:r w:rsidR="00A52ACD">
        <w:rPr>
          <w:color w:val="000000"/>
        </w:rPr>
        <w:t>(Johnson, 1966; Robben et al., 2024)</w:t>
      </w:r>
      <w:r w:rsidR="00A52ACD">
        <w:rPr>
          <w:color w:val="000000"/>
        </w:rPr>
        <w:fldChar w:fldCharType="end"/>
      </w:r>
      <w:ins w:id="221" w:author="Alison Wright" w:date="2024-10-29T14:18:00Z" w16du:dateUtc="2024-10-29T14:18:00Z">
        <w:r w:rsidR="006711CE">
          <w:t xml:space="preserve">, </w:t>
        </w:r>
      </w:ins>
      <w:del w:id="222" w:author="Alison Wright" w:date="2024-10-29T14:18:00Z" w16du:dateUtc="2024-10-29T14:18:00Z">
        <w:r w:rsidDel="006711CE">
          <w:delText xml:space="preserve"> and </w:delText>
        </w:r>
      </w:del>
      <w:proofErr w:type="spellStart"/>
      <w:r>
        <w:rPr>
          <w:i/>
        </w:rPr>
        <w:t>Timema</w:t>
      </w:r>
      <w:proofErr w:type="spellEnd"/>
      <w:r>
        <w:rPr>
          <w:i/>
        </w:rPr>
        <w:t xml:space="preserve"> </w:t>
      </w:r>
      <w:proofErr w:type="spellStart"/>
      <w:r>
        <w:rPr>
          <w:i/>
        </w:rPr>
        <w:t>poppense</w:t>
      </w:r>
      <w:proofErr w:type="spellEnd"/>
      <w:r>
        <w:t xml:space="preserve"> </w:t>
      </w:r>
      <w:r w:rsidR="00A52ACD">
        <w:fldChar w:fldCharType="begin"/>
      </w:r>
      <w:r w:rsidR="00A52ACD">
        <w:instrText>HYPERLINK "https://paperpile.com/c/UqA1L6/8MkP+x5Uk"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Labédan</w:t>
      </w:r>
      <w:proofErr w:type="spellEnd"/>
      <w:r w:rsidR="00A52ACD">
        <w:rPr>
          <w:color w:val="000000"/>
        </w:rPr>
        <w:t>, et al., 2024; Parker et al., 2022)</w:t>
      </w:r>
      <w:r w:rsidR="00A52ACD">
        <w:rPr>
          <w:color w:val="000000"/>
        </w:rPr>
        <w:fldChar w:fldCharType="end"/>
      </w:r>
      <w:ins w:id="223" w:author="Alison Wright" w:date="2024-10-29T14:18:00Z" w16du:dateUtc="2024-10-29T14:18:00Z">
        <w:r w:rsidR="006711CE">
          <w:rPr>
            <w:color w:val="000000"/>
          </w:rPr>
          <w:t xml:space="preserve"> and </w:t>
        </w:r>
        <w:r w:rsidR="006711CE" w:rsidRPr="006711CE">
          <w:rPr>
            <w:i/>
            <w:iCs/>
            <w:color w:val="000000"/>
            <w:rPrChange w:id="224" w:author="Alison Wright" w:date="2024-10-29T14:18:00Z" w16du:dateUtc="2024-10-29T14:18:00Z">
              <w:rPr>
                <w:color w:val="000000"/>
              </w:rPr>
            </w:rPrChange>
          </w:rPr>
          <w:t xml:space="preserve">Artemia </w:t>
        </w:r>
        <w:proofErr w:type="spellStart"/>
        <w:r w:rsidR="006711CE" w:rsidRPr="006711CE">
          <w:rPr>
            <w:i/>
            <w:iCs/>
            <w:color w:val="000000"/>
            <w:rPrChange w:id="225" w:author="Alison Wright" w:date="2024-10-29T14:18:00Z" w16du:dateUtc="2024-10-29T14:18:00Z">
              <w:rPr>
                <w:color w:val="000000"/>
              </w:rPr>
            </w:rPrChange>
          </w:rPr>
          <w:t>franciscana</w:t>
        </w:r>
        <w:proofErr w:type="spellEnd"/>
        <w:r w:rsidR="006711CE">
          <w:rPr>
            <w:color w:val="000000"/>
          </w:rPr>
          <w:t xml:space="preserve"> (</w:t>
        </w:r>
        <w:commentRangeStart w:id="226"/>
        <w:r w:rsidR="006711CE">
          <w:rPr>
            <w:color w:val="000000"/>
          </w:rPr>
          <w:t>ref</w:t>
        </w:r>
        <w:commentRangeEnd w:id="226"/>
        <w:r w:rsidR="006711CE">
          <w:rPr>
            <w:rStyle w:val="CommentReference"/>
          </w:rPr>
          <w:commentReference w:id="226"/>
        </w:r>
        <w:r w:rsidR="006711CE">
          <w:rPr>
            <w:color w:val="000000"/>
          </w:rPr>
          <w:t>)</w:t>
        </w:r>
      </w:ins>
      <w:r>
        <w:t xml:space="preserve">. The Brachycera suborder of </w:t>
      </w:r>
      <w:proofErr w:type="spellStart"/>
      <w:r>
        <w:t>diptera</w:t>
      </w:r>
      <w:proofErr w:type="spellEnd"/>
      <w:ins w:id="227" w:author="Alison Wright" w:date="2024-10-29T10:01:00Z" w16du:dateUtc="2024-10-29T10:01:00Z">
        <w:r w:rsidR="00F97498">
          <w:t xml:space="preserve">, of which </w:t>
        </w:r>
        <w:r w:rsidR="00F97498" w:rsidRPr="00F97498">
          <w:rPr>
            <w:i/>
            <w:iCs/>
            <w:rPrChange w:id="228" w:author="Alison Wright" w:date="2024-10-29T10:01:00Z" w16du:dateUtc="2024-10-29T10:01:00Z">
              <w:rPr/>
            </w:rPrChange>
          </w:rPr>
          <w:t>T. dalmanni</w:t>
        </w:r>
        <w:r w:rsidR="00F97498">
          <w:t xml:space="preserve"> and </w:t>
        </w:r>
        <w:r w:rsidR="00F97498" w:rsidRPr="00F97498">
          <w:rPr>
            <w:i/>
            <w:iCs/>
            <w:rPrChange w:id="229" w:author="Alison Wright" w:date="2024-10-29T10:01:00Z" w16du:dateUtc="2024-10-29T10:01:00Z">
              <w:rPr/>
            </w:rPrChange>
          </w:rPr>
          <w:t>Drosophil</w:t>
        </w:r>
        <w:r w:rsidR="00F97498">
          <w:t>a are a part,</w:t>
        </w:r>
      </w:ins>
      <w:r>
        <w:t xml:space="preserve"> exhibit achiasmatic meiosis, and therefore no recombination in males </w:t>
      </w:r>
      <w:r w:rsidR="00A52ACD">
        <w:fldChar w:fldCharType="begin"/>
      </w:r>
      <w:r w:rsidR="00A52ACD">
        <w:instrText>HYPERLINK "https://paperpile.com/c/UqA1L6/xvCv" \h</w:instrText>
      </w:r>
      <w:r w:rsidR="00A52ACD">
        <w:fldChar w:fldCharType="separate"/>
      </w:r>
      <w:r w:rsidR="00A52ACD">
        <w:rPr>
          <w:color w:val="000000"/>
        </w:rPr>
        <w:t>(</w:t>
      </w:r>
      <w:proofErr w:type="spellStart"/>
      <w:r w:rsidR="00A52ACD">
        <w:rPr>
          <w:color w:val="000000"/>
        </w:rPr>
        <w:t>Gethmann</w:t>
      </w:r>
      <w:proofErr w:type="spellEnd"/>
      <w:r w:rsidR="00A52ACD">
        <w:rPr>
          <w:color w:val="000000"/>
        </w:rPr>
        <w:t>, 1988)</w:t>
      </w:r>
      <w:r w:rsidR="00A52ACD">
        <w:rPr>
          <w:color w:val="000000"/>
        </w:rPr>
        <w:fldChar w:fldCharType="end"/>
      </w:r>
      <w:r>
        <w:t>.</w:t>
      </w:r>
      <w:ins w:id="230" w:author="Alison Wright" w:date="2024-10-29T10:02:00Z" w16du:dateUtc="2024-10-29T10:02:00Z">
        <w:r w:rsidR="00F97498">
          <w:t xml:space="preserve"> Importantly, </w:t>
        </w:r>
        <w:r w:rsidR="00F97498">
          <w:fldChar w:fldCharType="begin"/>
        </w:r>
        <w:r w:rsidR="00F97498">
          <w:instrText>HYPERLINK "https://paperpile.com/c/UqA1L6/xvCv"</w:instrText>
        </w:r>
        <w:r w:rsidR="00F97498">
          <w:fldChar w:fldCharType="separate"/>
        </w:r>
      </w:ins>
      <w:ins w:id="231" w:author="Alison Wright" w:date="2024-10-29T10:03:00Z" w16du:dateUtc="2024-10-29T10:03:00Z">
        <w:r w:rsidR="00F97498">
          <w:t>the</w:t>
        </w:r>
      </w:ins>
      <w:ins w:id="232" w:author="Alison Wright" w:date="2024-10-29T10:02:00Z" w16du:dateUtc="2024-10-29T10:02:00Z">
        <w:r w:rsidR="00F97498">
          <w:fldChar w:fldCharType="end"/>
        </w:r>
      </w:ins>
      <w:ins w:id="233" w:author="Alison Wright" w:date="2024-10-29T10:03:00Z" w16du:dateUtc="2024-10-29T10:03:00Z">
        <w:r w:rsidR="00F97498">
          <w:t xml:space="preserve"> </w:t>
        </w:r>
        <w:r w:rsidR="00F97498" w:rsidRPr="00F97498">
          <w:rPr>
            <w:i/>
            <w:iCs/>
            <w:rPrChange w:id="234" w:author="Alison Wright" w:date="2024-10-29T10:03:00Z" w16du:dateUtc="2024-10-29T10:03:00Z">
              <w:rPr/>
            </w:rPrChange>
          </w:rPr>
          <w:t>Teleopsis</w:t>
        </w:r>
      </w:ins>
      <w:ins w:id="235" w:author="Alison Wright" w:date="2024-10-29T10:02:00Z" w16du:dateUtc="2024-10-29T10:02:00Z">
        <w:r w:rsidR="00F97498">
          <w:t xml:space="preserve"> X chromosome is not homologous to the </w:t>
        </w:r>
        <w:r w:rsidR="00F97498" w:rsidRPr="00F97498">
          <w:rPr>
            <w:i/>
            <w:iCs/>
            <w:rPrChange w:id="236" w:author="Alison Wright" w:date="2024-10-29T10:03:00Z" w16du:dateUtc="2024-10-29T10:03:00Z">
              <w:rPr/>
            </w:rPrChange>
          </w:rPr>
          <w:t>Drosophila</w:t>
        </w:r>
        <w:r w:rsidR="00F97498">
          <w:t xml:space="preserve"> X but instead independently derived from Muller element B (</w:t>
        </w:r>
        <w:commentRangeStart w:id="237"/>
        <w:r w:rsidR="00F97498">
          <w:t>ref</w:t>
        </w:r>
        <w:commentRangeEnd w:id="237"/>
        <w:r w:rsidR="00F97498">
          <w:commentReference w:id="237"/>
        </w:r>
        <w:r w:rsidR="00F97498">
          <w:t>).</w:t>
        </w:r>
      </w:ins>
      <w:ins w:id="238" w:author="Alison Wright" w:date="2024-10-29T10:03:00Z" w16du:dateUtc="2024-10-29T10:03:00Z">
        <w:r w:rsidR="00F97498">
          <w:t xml:space="preserve"> </w:t>
        </w:r>
      </w:ins>
      <w:del w:id="239" w:author="Alison Wright" w:date="2024-10-29T10:03:00Z" w16du:dateUtc="2024-10-29T10:03:00Z">
        <w:r w:rsidDel="00F97498">
          <w:delText xml:space="preserve"> </w:delText>
        </w:r>
      </w:del>
      <w:r>
        <w:t>This apparent difference in the status of</w:t>
      </w:r>
      <w:del w:id="240" w:author="Alison Wright" w:date="2024-10-29T10:01:00Z" w16du:dateUtc="2024-10-29T10:01:00Z">
        <w:r w:rsidDel="00F97498">
          <w:delText xml:space="preserve"> MSCI</w:delText>
        </w:r>
      </w:del>
      <w:ins w:id="241" w:author="Alison Wright" w:date="2024-10-29T10:01:00Z" w16du:dateUtc="2024-10-29T10:01:00Z">
        <w:r w:rsidR="00F97498">
          <w:t xml:space="preserve"> meiotic sex chromosome inacti</w:t>
        </w:r>
      </w:ins>
      <w:ins w:id="242" w:author="Alison Wright" w:date="2024-10-29T10:02:00Z" w16du:dateUtc="2024-10-29T10:02:00Z">
        <w:r w:rsidR="00F97498">
          <w:t>vation</w:t>
        </w:r>
      </w:ins>
      <w:r>
        <w:t xml:space="preserve"> between achiasmatic and chiasmatic species lends further support to a prominent theory that inactivation occurs to protect against harmful recombination between heteromorphic sex chromosomes </w:t>
      </w:r>
      <w:commentRangeStart w:id="243"/>
      <w:r>
        <w:fldChar w:fldCharType="begin"/>
      </w:r>
      <w:r>
        <w:instrText>HYPERLINK "https://paperpile.com/c/UqA1L6/zvat" \h</w:instrText>
      </w:r>
      <w:r>
        <w:fldChar w:fldCharType="separate"/>
      </w:r>
      <w:r>
        <w:rPr>
          <w:color w:val="000000"/>
        </w:rPr>
        <w:t>(McKee &amp; Handel, 1993)</w:t>
      </w:r>
      <w:r>
        <w:rPr>
          <w:color w:val="000000"/>
        </w:rPr>
        <w:fldChar w:fldCharType="end"/>
      </w:r>
      <w:ins w:id="244" w:author="Alison Wright" w:date="2024-10-29T10:02:00Z" w16du:dateUtc="2024-10-29T10:02:00Z">
        <w:r w:rsidR="00F97498">
          <w:rPr>
            <w:color w:val="000000"/>
          </w:rPr>
          <w:t>.</w:t>
        </w:r>
        <w:commentRangeEnd w:id="243"/>
        <w:r w:rsidR="00F97498">
          <w:rPr>
            <w:rStyle w:val="CommentReference"/>
          </w:rPr>
          <w:commentReference w:id="243"/>
        </w:r>
      </w:ins>
    </w:p>
    <w:p w14:paraId="19998C1D" w14:textId="7B2BB5BF" w:rsidR="00A52ACD" w:rsidRDefault="00971D99" w:rsidP="008345D1">
      <w:pPr>
        <w:snapToGrid w:val="0"/>
        <w:spacing w:before="240" w:after="240" w:line="391" w:lineRule="auto"/>
        <w:rPr>
          <w:b/>
          <w:i/>
        </w:rPr>
      </w:pPr>
      <w:moveToRangeStart w:id="245" w:author="Alison Wright" w:date="2024-10-29T15:41:00Z" w:name="move181108917"/>
      <w:moveTo w:id="246" w:author="Alison Wright" w:date="2024-10-29T15:41:00Z" w16du:dateUtc="2024-10-29T15:41:00Z">
        <w:r>
          <w:rPr>
            <w:noProof/>
          </w:rPr>
          <w:drawing>
            <wp:inline distT="114300" distB="114300" distL="114300" distR="114300" wp14:anchorId="56E862B0" wp14:editId="7A409DB9">
              <wp:extent cx="5676900" cy="3429000"/>
              <wp:effectExtent l="0" t="0" r="0" b="0"/>
              <wp:docPr id="919111222"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19111222" name="image3.png" descr="A screenshot of a computer screen&#10;&#10;Description automatically generated"/>
                      <pic:cNvPicPr preferRelativeResize="0"/>
                    </pic:nvPicPr>
                    <pic:blipFill>
                      <a:blip r:embed="rId12"/>
                      <a:srcRect t="17933" b="39311"/>
                      <a:stretch>
                        <a:fillRect/>
                      </a:stretch>
                    </pic:blipFill>
                    <pic:spPr>
                      <a:xfrm>
                        <a:off x="0" y="0"/>
                        <a:ext cx="5676900" cy="3429000"/>
                      </a:xfrm>
                      <a:prstGeom prst="rect">
                        <a:avLst/>
                      </a:prstGeom>
                      <a:ln/>
                    </pic:spPr>
                  </pic:pic>
                </a:graphicData>
              </a:graphic>
            </wp:inline>
          </w:drawing>
        </w:r>
      </w:moveTo>
      <w:moveToRangeEnd w:id="245"/>
    </w:p>
    <w:p w14:paraId="01C57016" w14:textId="77777777" w:rsidR="00971D99" w:rsidRDefault="00971D99" w:rsidP="008345D1">
      <w:pPr>
        <w:pStyle w:val="Heading2"/>
        <w:snapToGrid w:val="0"/>
        <w:spacing w:before="240" w:after="240" w:line="391" w:lineRule="auto"/>
      </w:pPr>
      <w:r>
        <w:t>Figure 3. Expression of the X chromosome across T. dalmanni spermatogenesis</w:t>
      </w:r>
    </w:p>
    <w:p w14:paraId="0E69BE3B" w14:textId="28859F35" w:rsidR="00971D99" w:rsidRDefault="00971D99" w:rsidP="008345D1">
      <w:pPr>
        <w:snapToGrid w:val="0"/>
        <w:spacing w:before="240" w:after="240" w:line="391" w:lineRule="auto"/>
        <w:rPr>
          <w:i/>
        </w:rPr>
      </w:pPr>
      <w:r>
        <w:rPr>
          <w:b/>
          <w:i/>
        </w:rPr>
        <w:t>(a)</w:t>
      </w:r>
      <w:r>
        <w:rPr>
          <w:i/>
        </w:rPr>
        <w:t xml:space="preserve"> Relative number of X-linked genes expressed across spermatogenesis</w:t>
      </w:r>
      <w:ins w:id="247" w:author="Alison Wright" w:date="2024-10-29T15:43:00Z" w16du:dateUtc="2024-10-29T15:43:00Z">
        <w:r>
          <w:rPr>
            <w:i/>
          </w:rPr>
          <w:t>. Data shown for</w:t>
        </w:r>
      </w:ins>
      <w:r>
        <w:rPr>
          <w:i/>
        </w:rPr>
        <w:t xml:space="preserve"> </w:t>
      </w:r>
      <w:del w:id="248" w:author="Alison Wright" w:date="2024-10-29T15:44:00Z" w16du:dateUtc="2024-10-29T15:44:00Z">
        <w:r w:rsidDel="00971D99">
          <w:rPr>
            <w:i/>
          </w:rPr>
          <w:delText xml:space="preserve">in </w:delText>
        </w:r>
      </w:del>
      <w:r>
        <w:rPr>
          <w:i/>
        </w:rPr>
        <w:t xml:space="preserve">standard (ST) males. For each cell, the number of expressed X-linked genes divided by the number of expressed autosomal genes is shown (gene classified as expressed if counts &gt; 1). Colours indicate different cell types as shown in panel (b). </w:t>
      </w:r>
      <w:r>
        <w:rPr>
          <w:b/>
          <w:i/>
        </w:rPr>
        <w:t xml:space="preserve">(b) </w:t>
      </w:r>
      <w:r>
        <w:rPr>
          <w:i/>
        </w:rPr>
        <w:t xml:space="preserve">Boxplot of cell type abundances across pseudotime. The GSC and spermatogonia are mitotic germline cell types whereas spermatocytes are meiotically active. </w:t>
      </w:r>
      <w:r>
        <w:rPr>
          <w:b/>
          <w:i/>
        </w:rPr>
        <w:t xml:space="preserve">(c) </w:t>
      </w:r>
      <w:r>
        <w:rPr>
          <w:i/>
        </w:rPr>
        <w:t>Box plots of X-linked gene expression compared to median autosomal expression across cell types.</w:t>
      </w:r>
      <w:ins w:id="249" w:author="Alison Wright" w:date="2024-10-29T15:44:00Z" w16du:dateUtc="2024-10-29T15:44:00Z">
        <w:r>
          <w:rPr>
            <w:i/>
          </w:rPr>
          <w:t xml:space="preserve"> Data shown for standard (ST) </w:t>
        </w:r>
        <w:proofErr w:type="gramStart"/>
        <w:r>
          <w:rPr>
            <w:i/>
          </w:rPr>
          <w:t xml:space="preserve">males </w:t>
        </w:r>
      </w:ins>
      <w:r>
        <w:rPr>
          <w:i/>
        </w:rPr>
        <w:t xml:space="preserve"> Line</w:t>
      </w:r>
      <w:proofErr w:type="gramEnd"/>
      <w:r>
        <w:rPr>
          <w:i/>
        </w:rPr>
        <w:t xml:space="preserve"> at 0 represents even expression of autosomal and X-linked genes and at -1 represents 50% X-linked expression. A two-sided Wilcox test was used to determine if ​​log</w:t>
      </w:r>
      <w:r>
        <w:rPr>
          <w:i/>
          <w:vertAlign w:val="subscript"/>
        </w:rPr>
        <w:t>2</w:t>
      </w:r>
      <w:r>
        <w:rPr>
          <w:i/>
        </w:rPr>
        <w:t>(</w:t>
      </w:r>
      <w:proofErr w:type="gramStart"/>
      <w:r>
        <w:rPr>
          <w:i/>
        </w:rPr>
        <w:t>X:A</w:t>
      </w:r>
      <w:proofErr w:type="gramEnd"/>
      <w:r>
        <w:rPr>
          <w:i/>
        </w:rPr>
        <w:t xml:space="preserve">) values for each cell type deviate from 0. p &lt; 0.00001 = ***, p &lt; </w:t>
      </w:r>
      <w:proofErr w:type="gramStart"/>
      <w:r>
        <w:rPr>
          <w:i/>
        </w:rPr>
        <w:t>0.001  =</w:t>
      </w:r>
      <w:proofErr w:type="gramEnd"/>
      <w:r>
        <w:rPr>
          <w:i/>
        </w:rPr>
        <w:t xml:space="preserve"> **, p &lt; 0.05  = *.</w:t>
      </w:r>
    </w:p>
    <w:p w14:paraId="53E22A1F" w14:textId="77777777" w:rsidR="00971D99" w:rsidRDefault="00971D99" w:rsidP="008345D1">
      <w:pPr>
        <w:snapToGrid w:val="0"/>
        <w:spacing w:before="240" w:after="240" w:line="391" w:lineRule="auto"/>
        <w:rPr>
          <w:ins w:id="250" w:author="Alison Wright" w:date="2024-10-29T15:41:00Z" w16du:dateUtc="2024-10-29T15:41:00Z"/>
          <w:b/>
          <w:i/>
        </w:rPr>
      </w:pPr>
    </w:p>
    <w:p w14:paraId="32A104EF" w14:textId="44A04775" w:rsidR="00A52ACD" w:rsidRDefault="002356AC" w:rsidP="008345D1">
      <w:pPr>
        <w:snapToGrid w:val="0"/>
        <w:spacing w:before="240" w:after="240" w:line="391" w:lineRule="auto"/>
        <w:rPr>
          <w:b/>
          <w:i/>
        </w:rPr>
      </w:pPr>
      <w:r>
        <w:rPr>
          <w:b/>
          <w:i/>
        </w:rPr>
        <w:t>Status of dosage compensation varies across testes cell types</w:t>
      </w:r>
    </w:p>
    <w:p w14:paraId="66471AD7" w14:textId="1780785A" w:rsidR="00A52ACD" w:rsidRDefault="002356AC" w:rsidP="008345D1">
      <w:pPr>
        <w:snapToGrid w:val="0"/>
        <w:spacing w:before="240" w:after="240" w:line="391" w:lineRule="auto"/>
      </w:pPr>
      <w:r>
        <w:t xml:space="preserve">We then examined patterns of dosage compensation </w:t>
      </w:r>
      <w:del w:id="251" w:author="Alison Wright" w:date="2024-10-29T10:04:00Z" w16du:dateUtc="2024-10-29T10:04:00Z">
        <w:r w:rsidDel="00F97498">
          <w:delText xml:space="preserve">(DC) </w:delText>
        </w:r>
      </w:del>
      <w:r>
        <w:t xml:space="preserve">across testes cell types. </w:t>
      </w:r>
      <w:del w:id="252" w:author="Alison Wright" w:date="2024-10-29T10:04:00Z" w16du:dateUtc="2024-10-29T10:04:00Z">
        <w:r w:rsidDel="00F97498">
          <w:delText xml:space="preserve">DC </w:delText>
        </w:r>
      </w:del>
      <w:ins w:id="253" w:author="Alison Wright" w:date="2024-10-29T10:04:00Z" w16du:dateUtc="2024-10-29T10:04:00Z">
        <w:r w:rsidR="00F97498">
          <w:t xml:space="preserve">Dosage compensation </w:t>
        </w:r>
      </w:ins>
      <w:r>
        <w:t xml:space="preserve">is predicted to evolve on the X chromosome when the X and Y diverge in sequence </w:t>
      </w:r>
      <w:r w:rsidR="00A52ACD">
        <w:fldChar w:fldCharType="begin"/>
      </w:r>
      <w:r w:rsidR="00A52ACD">
        <w:instrText>HYPERLINK "https://paperpile.com/c/UqA1L6/QfLj" \h</w:instrText>
      </w:r>
      <w:r w:rsidR="00A52ACD">
        <w:fldChar w:fldCharType="separate"/>
      </w:r>
      <w:r w:rsidR="00A52ACD">
        <w:rPr>
          <w:color w:val="000000"/>
        </w:rPr>
        <w:t>(Ohno, 1966)</w:t>
      </w:r>
      <w:r w:rsidR="00A52ACD">
        <w:rPr>
          <w:color w:val="000000"/>
        </w:rPr>
        <w:fldChar w:fldCharType="end"/>
      </w:r>
      <w:r>
        <w:t xml:space="preserve">. This is thought to equalise the expression of sex chromosomes and autosomes in both sexes and mitigate the costs of hemizygous X expression in the heterogametic sex. However, the </w:t>
      </w:r>
      <w:del w:id="254" w:author="Alison Wright" w:date="2024-10-29T10:04:00Z" w16du:dateUtc="2024-10-29T10:04:00Z">
        <w:r w:rsidDel="00F97498">
          <w:delText xml:space="preserve">completeness </w:delText>
        </w:r>
      </w:del>
      <w:ins w:id="255" w:author="Alison Wright" w:date="2024-10-29T10:04:00Z" w16du:dateUtc="2024-10-29T10:04:00Z">
        <w:r w:rsidR="00F97498">
          <w:t xml:space="preserve">degree </w:t>
        </w:r>
      </w:ins>
      <w:r>
        <w:t xml:space="preserve">of </w:t>
      </w:r>
      <w:del w:id="256" w:author="Alison Wright" w:date="2024-10-29T10:04:00Z" w16du:dateUtc="2024-10-29T10:04:00Z">
        <w:r w:rsidDel="00F97498">
          <w:delText xml:space="preserve">DC </w:delText>
        </w:r>
      </w:del>
      <w:ins w:id="257" w:author="Alison Wright" w:date="2024-10-29T10:04:00Z" w16du:dateUtc="2024-10-29T10:04:00Z">
        <w:r w:rsidR="00F97498">
          <w:t xml:space="preserve">compensation </w:t>
        </w:r>
      </w:ins>
      <w:r>
        <w:t xml:space="preserve">varies substantially across species and tissues, particularly between gonadal and somatic tissue </w:t>
      </w:r>
      <w:r w:rsidR="00A52ACD">
        <w:fldChar w:fldCharType="begin"/>
      </w:r>
      <w:r w:rsidR="00A52ACD">
        <w:instrText>HYPERLINK "https://paperpile.com/c/UqA1L6/8MkP+sFqc+38IN"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Labédan</w:t>
      </w:r>
      <w:proofErr w:type="spellEnd"/>
      <w:r w:rsidR="00A52ACD">
        <w:rPr>
          <w:color w:val="000000"/>
        </w:rPr>
        <w:t>, et al., 2024; Julien et al., 2012; Mank, 2013)</w:t>
      </w:r>
      <w:r w:rsidR="00A52ACD">
        <w:rPr>
          <w:color w:val="000000"/>
        </w:rPr>
        <w:fldChar w:fldCharType="end"/>
      </w:r>
      <w:r>
        <w:t xml:space="preserve">. For instance, previous work in the stalk-eyed fly has suggested equal expression between the X and autosomes in somatic tissue but incomplete compensation in the testes </w:t>
      </w:r>
      <w:r w:rsidR="00A52ACD">
        <w:fldChar w:fldCharType="begin"/>
      </w:r>
      <w:r w:rsidR="00A52ACD">
        <w:instrText>HYPERLINK "https://paperpile.com/c/UqA1L6/QYht+pypF" \h</w:instrText>
      </w:r>
      <w:r w:rsidR="00A52ACD">
        <w:fldChar w:fldCharType="separate"/>
      </w:r>
      <w:r w:rsidR="00A52ACD">
        <w:rPr>
          <w:color w:val="000000"/>
        </w:rPr>
        <w:t>(R. H. Baker et al., 2016; Wilkinson et al., 2013)</w:t>
      </w:r>
      <w:r w:rsidR="00A52ACD">
        <w:rPr>
          <w:color w:val="000000"/>
        </w:rPr>
        <w:fldChar w:fldCharType="end"/>
      </w:r>
      <w:r>
        <w:t xml:space="preserve">. This pattern is found across many other species </w:t>
      </w:r>
      <w:r w:rsidR="00A52ACD">
        <w:fldChar w:fldCharType="begin"/>
      </w:r>
      <w:r w:rsidR="00A52ACD">
        <w:instrText>HYPERLINK "https://paperpile.com/c/UqA1L6/hNr4+sFqc"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Labedan</w:t>
      </w:r>
      <w:proofErr w:type="spellEnd"/>
      <w:r w:rsidR="00A52ACD">
        <w:rPr>
          <w:color w:val="000000"/>
        </w:rPr>
        <w:t>, et al., 2024; Julien et al., 2012)</w:t>
      </w:r>
      <w:r w:rsidR="00A52ACD">
        <w:rPr>
          <w:color w:val="000000"/>
        </w:rPr>
        <w:fldChar w:fldCharType="end"/>
      </w:r>
      <w:r>
        <w:t xml:space="preserve"> but the exact reasons still remain unclear </w:t>
      </w:r>
      <w:r w:rsidR="00A52ACD">
        <w:fldChar w:fldCharType="begin"/>
      </w:r>
      <w:r w:rsidR="00A52ACD">
        <w:instrText>HYPERLINK "https://paperpile.com/c/UqA1L6/VF9X" \h</w:instrText>
      </w:r>
      <w:r w:rsidR="00A52ACD">
        <w:fldChar w:fldCharType="separate"/>
      </w:r>
      <w:r w:rsidR="00A52ACD">
        <w:rPr>
          <w:color w:val="000000"/>
        </w:rPr>
        <w:t>(Gu &amp; Walters, 2017)</w:t>
      </w:r>
      <w:r w:rsidR="00A52ACD">
        <w:rPr>
          <w:color w:val="000000"/>
        </w:rPr>
        <w:fldChar w:fldCharType="end"/>
      </w:r>
      <w:r>
        <w:t xml:space="preserve">. It has been suggested that differences in the magnitude of sexual conflict over optimal expression levels could be responsible </w:t>
      </w:r>
      <w:r w:rsidR="00A52ACD">
        <w:fldChar w:fldCharType="begin"/>
      </w:r>
      <w:r w:rsidR="00A52ACD">
        <w:instrText>HYPERLINK "https://paperpile.com/c/UqA1L6/0NZQ" \h</w:instrText>
      </w:r>
      <w:r w:rsidR="00A52ACD">
        <w:fldChar w:fldCharType="separate"/>
      </w:r>
      <w:r w:rsidR="00A52ACD">
        <w:rPr>
          <w:color w:val="000000"/>
        </w:rPr>
        <w:t>(</w:t>
      </w:r>
      <w:proofErr w:type="spellStart"/>
      <w:r w:rsidR="00A52ACD">
        <w:rPr>
          <w:color w:val="000000"/>
        </w:rPr>
        <w:t>Mullon</w:t>
      </w:r>
      <w:proofErr w:type="spellEnd"/>
      <w:r w:rsidR="00A52ACD">
        <w:rPr>
          <w:color w:val="000000"/>
        </w:rPr>
        <w:t xml:space="preserve"> et al., 2015)</w:t>
      </w:r>
      <w:r w:rsidR="00A52ACD">
        <w:rPr>
          <w:color w:val="000000"/>
        </w:rPr>
        <w:fldChar w:fldCharType="end"/>
      </w:r>
      <w:r>
        <w:t xml:space="preserve">. </w:t>
      </w:r>
      <w:ins w:id="258" w:author="Alison Wright" w:date="2024-10-29T12:05:00Z" w16du:dateUtc="2024-10-29T12:05:00Z">
        <w:r w:rsidR="004306BA">
          <w:t>This debate is partly drive</w:t>
        </w:r>
      </w:ins>
      <w:ins w:id="259" w:author="Alison Wright" w:date="2024-10-29T12:06:00Z" w16du:dateUtc="2024-10-29T12:06:00Z">
        <w:r w:rsidR="004306BA">
          <w:t>n</w:t>
        </w:r>
      </w:ins>
      <w:ins w:id="260" w:author="Alison Wright" w:date="2024-10-29T12:05:00Z" w16du:dateUtc="2024-10-29T12:05:00Z">
        <w:r w:rsidR="004306BA">
          <w:t xml:space="preserve"> by the fact that</w:t>
        </w:r>
      </w:ins>
      <w:del w:id="261" w:author="Alison Wright" w:date="2024-10-29T12:05:00Z" w16du:dateUtc="2024-10-29T12:05:00Z">
        <w:r w:rsidDel="004306BA">
          <w:delText>However</w:delText>
        </w:r>
      </w:del>
      <w:r>
        <w:t xml:space="preserve">, with a handful of recent exceptions </w:t>
      </w:r>
      <w:commentRangeStart w:id="262"/>
      <w:r>
        <w:fldChar w:fldCharType="begin"/>
      </w:r>
      <w:r>
        <w:instrText>HYPERLINK "https://paperpile.com/c/UqA1L6/6uXf+TrjZ+Zk0x+quSM" \h</w:instrText>
      </w:r>
      <w:r>
        <w:fldChar w:fldCharType="separate"/>
      </w:r>
      <w:r>
        <w:rPr>
          <w:color w:val="000000"/>
        </w:rPr>
        <w:t>(Page et al., 2023; Robben et al., 2024; Wei et al., 2024; Witt et al., 2021)</w:t>
      </w:r>
      <w:r>
        <w:rPr>
          <w:color w:val="000000"/>
        </w:rPr>
        <w:fldChar w:fldCharType="end"/>
      </w:r>
      <w:commentRangeEnd w:id="262"/>
      <w:r w:rsidR="003E6784">
        <w:rPr>
          <w:rStyle w:val="CommentReference"/>
        </w:rPr>
        <w:commentReference w:id="262"/>
      </w:r>
      <w:r>
        <w:t xml:space="preserve">, studies of </w:t>
      </w:r>
      <w:del w:id="263" w:author="Alison Wright" w:date="2024-10-29T10:05:00Z" w16du:dateUtc="2024-10-29T10:05:00Z">
        <w:r w:rsidDel="00F97498">
          <w:delText xml:space="preserve">DC </w:delText>
        </w:r>
      </w:del>
      <w:ins w:id="264" w:author="Alison Wright" w:date="2024-10-29T10:05:00Z" w16du:dateUtc="2024-10-29T10:05:00Z">
        <w:r w:rsidR="00F97498">
          <w:t xml:space="preserve">dosage compensation </w:t>
        </w:r>
      </w:ins>
      <w:r>
        <w:t xml:space="preserve">measure </w:t>
      </w:r>
      <w:del w:id="265" w:author="Alison Wright" w:date="2024-10-29T10:05:00Z" w16du:dateUtc="2024-10-29T10:05:00Z">
        <w:r w:rsidDel="00F97498">
          <w:delText xml:space="preserve">aggregate </w:delText>
        </w:r>
      </w:del>
      <w:r>
        <w:t>expression</w:t>
      </w:r>
      <w:ins w:id="266" w:author="Alison Wright" w:date="2024-10-29T10:05:00Z" w16du:dateUtc="2024-10-29T10:05:00Z">
        <w:r w:rsidR="00F97498">
          <w:t xml:space="preserve"> in aggregate</w:t>
        </w:r>
      </w:ins>
      <w:r>
        <w:t xml:space="preserve"> across entire tissues or body regions, </w:t>
      </w:r>
      <w:del w:id="267" w:author="Alison Wright" w:date="2024-10-29T12:04:00Z" w16du:dateUtc="2024-10-29T12:04:00Z">
        <w:r w:rsidDel="004306BA">
          <w:delText xml:space="preserve">potentially </w:delText>
        </w:r>
      </w:del>
      <w:r>
        <w:t xml:space="preserve">masking variability in </w:t>
      </w:r>
      <w:del w:id="268" w:author="Alison Wright" w:date="2024-10-29T10:05:00Z" w16du:dateUtc="2024-10-29T10:05:00Z">
        <w:r w:rsidDel="00F97498">
          <w:delText xml:space="preserve">DC </w:delText>
        </w:r>
      </w:del>
      <w:ins w:id="269" w:author="Alison Wright" w:date="2024-10-29T10:05:00Z" w16du:dateUtc="2024-10-29T10:05:00Z">
        <w:r w:rsidR="00F97498">
          <w:t xml:space="preserve">the </w:t>
        </w:r>
      </w:ins>
      <w:del w:id="270" w:author="Alison Wright" w:date="2024-10-29T10:05:00Z" w16du:dateUtc="2024-10-29T10:05:00Z">
        <w:r w:rsidDel="00F97498">
          <w:delText>status</w:delText>
        </w:r>
      </w:del>
      <w:ins w:id="271" w:author="Alison Wright" w:date="2024-10-29T10:05:00Z" w16du:dateUtc="2024-10-29T10:05:00Z">
        <w:r w:rsidR="00F97498">
          <w:t>degree of compensation</w:t>
        </w:r>
      </w:ins>
      <w:r>
        <w:t xml:space="preserve"> across cell types </w:t>
      </w:r>
      <w:del w:id="272" w:author="Alison Wright" w:date="2024-10-29T12:05:00Z" w16du:dateUtc="2024-10-29T12:05:00Z">
        <w:r w:rsidDel="004306BA">
          <w:delText xml:space="preserve">or </w:delText>
        </w:r>
      </w:del>
      <w:ins w:id="273" w:author="Alison Wright" w:date="2024-10-29T12:05:00Z" w16du:dateUtc="2024-10-29T12:05:00Z">
        <w:r w:rsidR="004306BA">
          <w:t xml:space="preserve">and potentially leading to </w:t>
        </w:r>
      </w:ins>
      <w:del w:id="274" w:author="Alison Wright" w:date="2024-10-29T12:05:00Z" w16du:dateUtc="2024-10-29T12:05:00Z">
        <w:r w:rsidDel="004306BA">
          <w:delText xml:space="preserve">drawing </w:delText>
        </w:r>
      </w:del>
      <w:r>
        <w:t xml:space="preserve">inaccurate conclusions about the presence or absence of compensation. This is particularly consequential for the testes which are composed of both somatic and germline cell types. </w:t>
      </w:r>
    </w:p>
    <w:p w14:paraId="50DD9806" w14:textId="75FA5EB1" w:rsidR="00A52ACD" w:rsidDel="00F97498" w:rsidRDefault="002356AC" w:rsidP="008345D1">
      <w:pPr>
        <w:snapToGrid w:val="0"/>
        <w:spacing w:before="240" w:after="240" w:line="391" w:lineRule="auto"/>
        <w:rPr>
          <w:del w:id="275" w:author="Alison Wright" w:date="2024-10-29T10:06:00Z" w16du:dateUtc="2024-10-29T10:06:00Z"/>
        </w:rPr>
      </w:pPr>
      <w:r>
        <w:t xml:space="preserve">Our scRNA-seq dataset reveals a complex pattern of </w:t>
      </w:r>
      <w:del w:id="276" w:author="Alison Wright" w:date="2024-10-29T10:05:00Z" w16du:dateUtc="2024-10-29T10:05:00Z">
        <w:r w:rsidDel="00F97498">
          <w:delText xml:space="preserve">DC </w:delText>
        </w:r>
      </w:del>
      <w:ins w:id="277" w:author="Alison Wright" w:date="2024-10-29T10:05:00Z" w16du:dateUtc="2024-10-29T10:05:00Z">
        <w:r w:rsidR="00F97498">
          <w:t>dosage co</w:t>
        </w:r>
      </w:ins>
      <w:ins w:id="278" w:author="Alison Wright" w:date="2024-10-29T10:06:00Z" w16du:dateUtc="2024-10-29T10:06:00Z">
        <w:r w:rsidR="00F97498">
          <w:t>mpensation</w:t>
        </w:r>
      </w:ins>
      <w:ins w:id="279" w:author="Alison Wright" w:date="2024-10-29T10:05:00Z" w16du:dateUtc="2024-10-29T10:05:00Z">
        <w:r w:rsidR="00F97498">
          <w:t xml:space="preserve"> </w:t>
        </w:r>
      </w:ins>
      <w:r>
        <w:t xml:space="preserve">in the </w:t>
      </w:r>
      <w:r>
        <w:rPr>
          <w:i/>
        </w:rPr>
        <w:t xml:space="preserve">T. dalmanni </w:t>
      </w:r>
      <w:r>
        <w:t xml:space="preserve">testes across spermatogenesis (Figure 3c). We show that somatic cell types exhibit equal expression of the autosomes and the X chromosome in males, consistent with complete </w:t>
      </w:r>
      <w:del w:id="280" w:author="Alison Wright" w:date="2024-10-29T10:06:00Z" w16du:dateUtc="2024-10-29T10:06:00Z">
        <w:r w:rsidDel="00F97498">
          <w:delText>DC</w:delText>
        </w:r>
      </w:del>
      <w:ins w:id="281" w:author="Alison Wright" w:date="2024-10-29T10:06:00Z" w16du:dateUtc="2024-10-29T10:06:00Z">
        <w:r w:rsidR="00F97498">
          <w:t>compensation</w:t>
        </w:r>
      </w:ins>
      <w:r>
        <w:t xml:space="preserve">. Interestingly, the early stages of spermatogenesis appear to lack </w:t>
      </w:r>
      <w:del w:id="282" w:author="Alison Wright" w:date="2024-10-29T10:06:00Z" w16du:dateUtc="2024-10-29T10:06:00Z">
        <w:r w:rsidDel="00F97498">
          <w:delText>DC</w:delText>
        </w:r>
      </w:del>
      <w:ins w:id="283" w:author="Alison Wright" w:date="2024-10-29T10:06:00Z" w16du:dateUtc="2024-10-29T10:06:00Z">
        <w:r w:rsidR="00F97498">
          <w:t>dosage compensation</w:t>
        </w:r>
      </w:ins>
      <w:r>
        <w:t xml:space="preserve">, with expression of the X close to half that of the autosomes, whilst equal expression is restored during the later stages (Figure 3c). </w:t>
      </w:r>
      <w:ins w:id="284" w:author="Alison Wright" w:date="2024-10-29T15:45:00Z" w16du:dateUtc="2024-10-29T15:45:00Z">
        <w:r w:rsidR="009235B9">
          <w:t xml:space="preserve">Notably, </w:t>
        </w:r>
        <w:proofErr w:type="gramStart"/>
        <w:r w:rsidR="009235B9">
          <w:t>X:</w:t>
        </w:r>
      </w:ins>
      <w:ins w:id="285" w:author="Alison Wright" w:date="2024-10-29T15:46:00Z" w16du:dateUtc="2024-10-29T15:46:00Z">
        <w:r w:rsidR="009235B9">
          <w:t>A</w:t>
        </w:r>
        <w:proofErr w:type="gramEnd"/>
        <w:r w:rsidR="009235B9">
          <w:t xml:space="preserve"> expression ever drops below half and therefore cannot be attributed to meiotic sex chromo</w:t>
        </w:r>
      </w:ins>
      <w:ins w:id="286" w:author="Alison Wright" w:date="2024-10-29T15:47:00Z" w16du:dateUtc="2024-10-29T15:47:00Z">
        <w:r w:rsidR="009235B9">
          <w:t xml:space="preserve">some inactivation. </w:t>
        </w:r>
      </w:ins>
    </w:p>
    <w:p w14:paraId="601E09ED" w14:textId="14A93BE2" w:rsidR="00A52ACD" w:rsidRDefault="002356AC" w:rsidP="008345D1">
      <w:pPr>
        <w:snapToGrid w:val="0"/>
        <w:spacing w:before="240" w:after="240" w:line="391" w:lineRule="auto"/>
      </w:pPr>
      <w:r>
        <w:t>When this</w:t>
      </w:r>
      <w:ins w:id="287" w:author="Alison Wright" w:date="2024-10-29T15:47:00Z" w16du:dateUtc="2024-10-29T15:47:00Z">
        <w:r w:rsidR="009235B9">
          <w:t xml:space="preserve"> pattern</w:t>
        </w:r>
      </w:ins>
      <w:r>
        <w:t xml:space="preserve"> is broken down by chromosome, we show that the expression of </w:t>
      </w:r>
      <w:del w:id="288" w:author="Alison Wright" w:date="2024-10-29T15:47:00Z" w16du:dateUtc="2024-10-29T15:47:00Z">
        <w:r w:rsidDel="009235B9">
          <w:delText xml:space="preserve">both </w:delText>
        </w:r>
      </w:del>
      <w:ins w:id="289" w:author="Alison Wright" w:date="2024-10-29T15:47:00Z" w16du:dateUtc="2024-10-29T15:47:00Z">
        <w:r w:rsidR="009235B9">
          <w:t xml:space="preserve">the two </w:t>
        </w:r>
      </w:ins>
      <w:r>
        <w:t xml:space="preserve">autosomes is constant across testes cell types, but the X exhibits a clear reduction in expression in the GSC/spermatogonia and primary spermatocytes (Figure S4a). </w:t>
      </w:r>
      <w:r w:rsidRPr="00AD7731">
        <w:t xml:space="preserve">This is </w:t>
      </w:r>
      <w:del w:id="290" w:author="Alison Wright" w:date="2024-10-29T10:29:00Z" w16du:dateUtc="2024-10-29T10:29:00Z">
        <w:r w:rsidRPr="00AD7731" w:rsidDel="00AD7731">
          <w:delText xml:space="preserve">opposite </w:delText>
        </w:r>
      </w:del>
      <w:ins w:id="291" w:author="Alison Wright" w:date="2024-10-29T10:29:00Z" w16du:dateUtc="2024-10-29T10:29:00Z">
        <w:r w:rsidR="00AD7731">
          <w:t>very different</w:t>
        </w:r>
        <w:r w:rsidR="00AD7731" w:rsidRPr="00AD7731">
          <w:t xml:space="preserve"> </w:t>
        </w:r>
      </w:ins>
      <w:r w:rsidRPr="00AD7731">
        <w:t>to</w:t>
      </w:r>
      <w:ins w:id="292" w:author="Alison Wright" w:date="2024-10-29T10:29:00Z" w16du:dateUtc="2024-10-29T10:29:00Z">
        <w:r w:rsidR="00AD7731">
          <w:t xml:space="preserve"> </w:t>
        </w:r>
      </w:ins>
      <w:ins w:id="293" w:author="Alison Wright" w:date="2024-10-29T12:35:00Z" w16du:dateUtc="2024-10-29T12:35:00Z">
        <w:r w:rsidR="003E6784">
          <w:t>that</w:t>
        </w:r>
      </w:ins>
      <w:ins w:id="294" w:author="Alison Wright" w:date="2024-10-29T10:32:00Z" w16du:dateUtc="2024-10-29T10:32:00Z">
        <w:r w:rsidR="00F70C20">
          <w:t xml:space="preserve"> recently </w:t>
        </w:r>
      </w:ins>
      <w:ins w:id="295" w:author="Alison Wright" w:date="2024-10-29T10:29:00Z" w16du:dateUtc="2024-10-29T10:29:00Z">
        <w:r w:rsidR="00AD7731">
          <w:t>observed</w:t>
        </w:r>
      </w:ins>
      <w:ins w:id="296" w:author="Alison Wright" w:date="2024-10-29T15:56:00Z" w16du:dateUtc="2024-10-29T15:56:00Z">
        <w:r w:rsidR="00685FE6">
          <w:t xml:space="preserve"> using single-cell data</w:t>
        </w:r>
      </w:ins>
      <w:ins w:id="297" w:author="Alison Wright" w:date="2024-10-29T10:29:00Z" w16du:dateUtc="2024-10-29T10:29:00Z">
        <w:r w:rsidR="00AD7731">
          <w:t xml:space="preserve"> in</w:t>
        </w:r>
      </w:ins>
      <w:ins w:id="298" w:author="Alison Wright" w:date="2024-10-29T11:54:00Z" w16du:dateUtc="2024-10-29T11:54:00Z">
        <w:r w:rsidR="0002207C">
          <w:t xml:space="preserve"> adult</w:t>
        </w:r>
      </w:ins>
      <w:r w:rsidRPr="00AD7731">
        <w:t xml:space="preserve"> </w:t>
      </w:r>
      <w:del w:id="299" w:author="Alison Wright" w:date="2024-10-29T10:28:00Z" w16du:dateUtc="2024-10-29T10:28:00Z">
        <w:r w:rsidRPr="00AD7731" w:rsidDel="00AD7731">
          <w:delText xml:space="preserve">the </w:delText>
        </w:r>
      </w:del>
      <w:del w:id="300" w:author="Alison Wright" w:date="2024-10-29T10:27:00Z" w16du:dateUtc="2024-10-29T10:27:00Z">
        <w:r w:rsidRPr="00AD7731" w:rsidDel="00AD7731">
          <w:delText xml:space="preserve">early germline </w:delText>
        </w:r>
      </w:del>
      <w:del w:id="301" w:author="Alison Wright" w:date="2024-10-29T10:28:00Z" w16du:dateUtc="2024-10-29T10:28:00Z">
        <w:r w:rsidRPr="00AD7731" w:rsidDel="00AD7731">
          <w:delText xml:space="preserve">pattern of incomplete DC of the X in other insect species, including </w:delText>
        </w:r>
      </w:del>
      <w:r w:rsidRPr="00AD7731">
        <w:rPr>
          <w:i/>
        </w:rPr>
        <w:t>D</w:t>
      </w:r>
      <w:ins w:id="302" w:author="Alison Wright" w:date="2024-10-29T10:36:00Z" w16du:dateUtc="2024-10-29T10:36:00Z">
        <w:r w:rsidR="00FF3F10">
          <w:rPr>
            <w:i/>
          </w:rPr>
          <w:t xml:space="preserve">. </w:t>
        </w:r>
        <w:proofErr w:type="spellStart"/>
        <w:r w:rsidR="00FF3F10">
          <w:rPr>
            <w:i/>
          </w:rPr>
          <w:t>miranda</w:t>
        </w:r>
      </w:ins>
      <w:proofErr w:type="spellEnd"/>
      <w:del w:id="303" w:author="Alison Wright" w:date="2024-10-29T10:36:00Z" w16du:dateUtc="2024-10-29T10:36:00Z">
        <w:r w:rsidRPr="00AD7731" w:rsidDel="00FF3F10">
          <w:rPr>
            <w:i/>
          </w:rPr>
          <w:delText>rosophila</w:delText>
        </w:r>
      </w:del>
      <w:r w:rsidRPr="00AD7731">
        <w:t xml:space="preserve"> </w:t>
      </w:r>
      <w:r w:rsidR="00A52ACD">
        <w:fldChar w:fldCharType="begin"/>
      </w:r>
      <w:r w:rsidR="00A52ACD">
        <w:instrText>HYPERLINK "https://paperpile.com/c/UqA1L6/Zk0x" \h</w:instrText>
      </w:r>
      <w:r w:rsidR="00A52ACD">
        <w:fldChar w:fldCharType="separate"/>
      </w:r>
      <w:r w:rsidR="00A52ACD" w:rsidRPr="00AD7731">
        <w:rPr>
          <w:color w:val="000000"/>
        </w:rPr>
        <w:t>(Wei et al., 2024)</w:t>
      </w:r>
      <w:r w:rsidR="00A52ACD">
        <w:rPr>
          <w:color w:val="000000"/>
        </w:rPr>
        <w:fldChar w:fldCharType="end"/>
      </w:r>
      <w:del w:id="304" w:author="Alison Wright" w:date="2024-10-29T10:30:00Z" w16du:dateUtc="2024-10-29T10:30:00Z">
        <w:r w:rsidRPr="00AD7731" w:rsidDel="00AD7731">
          <w:delText>,</w:delText>
        </w:r>
      </w:del>
      <w:r w:rsidRPr="00AD7731">
        <w:t xml:space="preserve"> </w:t>
      </w:r>
      <w:ins w:id="305" w:author="Alison Wright" w:date="2024-10-29T10:56:00Z" w16du:dateUtc="2024-10-29T10:56:00Z">
        <w:r w:rsidR="00165E8C">
          <w:t xml:space="preserve">and </w:t>
        </w:r>
        <w:r w:rsidR="00165E8C" w:rsidRPr="00165E8C">
          <w:rPr>
            <w:i/>
            <w:iCs/>
            <w:rPrChange w:id="306" w:author="Alison Wright" w:date="2024-10-29T10:57:00Z" w16du:dateUtc="2024-10-29T10:57:00Z">
              <w:rPr/>
            </w:rPrChange>
          </w:rPr>
          <w:t xml:space="preserve">D. </w:t>
        </w:r>
        <w:commentRangeStart w:id="307"/>
        <w:r w:rsidR="00165E8C" w:rsidRPr="00165E8C">
          <w:rPr>
            <w:i/>
            <w:iCs/>
            <w:rPrChange w:id="308" w:author="Alison Wright" w:date="2024-10-29T10:57:00Z" w16du:dateUtc="2024-10-29T10:57:00Z">
              <w:rPr/>
            </w:rPrChange>
          </w:rPr>
          <w:t>melanogaster</w:t>
        </w:r>
      </w:ins>
      <w:commentRangeEnd w:id="307"/>
      <w:ins w:id="309" w:author="Alison Wright" w:date="2024-10-29T10:57:00Z" w16du:dateUtc="2024-10-29T10:57:00Z">
        <w:r w:rsidR="00165E8C" w:rsidRPr="00165E8C">
          <w:rPr>
            <w:rStyle w:val="CommentReference"/>
            <w:i/>
            <w:iCs/>
            <w:rPrChange w:id="310" w:author="Alison Wright" w:date="2024-10-29T10:57:00Z" w16du:dateUtc="2024-10-29T10:57:00Z">
              <w:rPr>
                <w:rStyle w:val="CommentReference"/>
              </w:rPr>
            </w:rPrChange>
          </w:rPr>
          <w:commentReference w:id="307"/>
        </w:r>
      </w:ins>
      <w:ins w:id="311" w:author="Alison Wright" w:date="2024-10-29T10:56:00Z" w16du:dateUtc="2024-10-29T10:56:00Z">
        <w:r w:rsidR="00165E8C">
          <w:t xml:space="preserve"> ()</w:t>
        </w:r>
      </w:ins>
      <w:del w:id="312" w:author="Alison Wright" w:date="2024-10-29T10:32:00Z" w16du:dateUtc="2024-10-29T10:32:00Z">
        <w:r w:rsidRPr="00AD7731" w:rsidDel="00F70C20">
          <w:delText xml:space="preserve">and </w:delText>
        </w:r>
        <w:r w:rsidRPr="00AD7731" w:rsidDel="00F70C20">
          <w:rPr>
            <w:i/>
          </w:rPr>
          <w:delText>Anopheles</w:delText>
        </w:r>
        <w:r w:rsidRPr="00AD7731" w:rsidDel="00F70C20">
          <w:delText xml:space="preserve"> </w:delText>
        </w:r>
      </w:del>
      <w:ins w:id="313" w:author="Alison Wright" w:date="2024-10-29T10:32:00Z" w16du:dateUtc="2024-10-29T10:32:00Z">
        <w:r w:rsidR="00F70C20">
          <w:t xml:space="preserve">, </w:t>
        </w:r>
      </w:ins>
      <w:del w:id="314" w:author="Alison Wright" w:date="2024-10-29T10:32:00Z" w16du:dateUtc="2024-10-29T10:32:00Z">
        <w:r w:rsidRPr="00AD7731" w:rsidDel="00F70C20">
          <w:rPr>
            <w:color w:val="000000"/>
          </w:rPr>
          <w:delText xml:space="preserve">(Page et al., </w:delText>
        </w:r>
        <w:r w:rsidRPr="00AD7731" w:rsidDel="00F70C20">
          <w:rPr>
            <w:color w:val="000000"/>
          </w:rPr>
          <w:delText>2023)</w:delText>
        </w:r>
      </w:del>
      <w:ins w:id="315" w:author="Alison Wright" w:date="2024-10-29T10:28:00Z" w16du:dateUtc="2024-10-29T10:28:00Z">
        <w:r w:rsidR="00AD7731">
          <w:t>where</w:t>
        </w:r>
      </w:ins>
      <w:del w:id="316" w:author="Alison Wright" w:date="2024-10-29T10:28:00Z" w16du:dateUtc="2024-10-29T10:28:00Z">
        <w:r w:rsidRPr="00AD7731" w:rsidDel="00AD7731">
          <w:delText>.</w:delText>
        </w:r>
      </w:del>
      <w:r w:rsidRPr="00AD7731">
        <w:t xml:space="preserve"> </w:t>
      </w:r>
      <w:ins w:id="317" w:author="Alison Wright" w:date="2024-10-29T10:57:00Z" w16du:dateUtc="2024-10-29T10:57:00Z">
        <w:r w:rsidR="00165E8C">
          <w:t>the</w:t>
        </w:r>
      </w:ins>
      <w:ins w:id="318" w:author="Alison Wright" w:date="2024-10-29T11:56:00Z" w16du:dateUtc="2024-10-29T11:56:00Z">
        <w:r w:rsidR="0002207C">
          <w:t xml:space="preserve">re is a progressive shutdown of </w:t>
        </w:r>
      </w:ins>
      <w:ins w:id="319" w:author="Alison Wright" w:date="2024-10-29T11:51:00Z" w16du:dateUtc="2024-10-29T11:51:00Z">
        <w:r w:rsidR="0002207C">
          <w:t xml:space="preserve">dosage </w:t>
        </w:r>
      </w:ins>
      <w:ins w:id="320" w:author="Alison Wright" w:date="2024-10-29T10:57:00Z" w16du:dateUtc="2024-10-29T10:57:00Z">
        <w:r w:rsidR="00165E8C">
          <w:t xml:space="preserve">compensation </w:t>
        </w:r>
      </w:ins>
      <w:ins w:id="321" w:author="Alison Wright" w:date="2024-10-29T11:56:00Z" w16du:dateUtc="2024-10-29T11:56:00Z">
        <w:r w:rsidR="0002207C">
          <w:t>through spermatogenesis</w:t>
        </w:r>
      </w:ins>
      <w:del w:id="322" w:author="Alison Wright" w:date="2024-10-29T10:28:00Z" w16du:dateUtc="2024-10-29T10:28:00Z">
        <w:r w:rsidRPr="00AD7731" w:rsidDel="00AD7731">
          <w:delText>In these species, the</w:delText>
        </w:r>
      </w:del>
      <w:del w:id="323" w:author="Alison Wright" w:date="2024-10-29T10:29:00Z" w16du:dateUtc="2024-10-29T10:29:00Z">
        <w:r w:rsidRPr="00AD7731" w:rsidDel="00AD7731">
          <w:delText xml:space="preserve"> X is</w:delText>
        </w:r>
      </w:del>
      <w:del w:id="324" w:author="Alison Wright" w:date="2024-10-29T10:32:00Z" w16du:dateUtc="2024-10-29T10:32:00Z">
        <w:r w:rsidRPr="00AD7731" w:rsidDel="00F70C20">
          <w:delText xml:space="preserve"> </w:delText>
        </w:r>
      </w:del>
      <w:del w:id="325" w:author="Alison Wright" w:date="2024-10-29T10:29:00Z" w16du:dateUtc="2024-10-29T10:29:00Z">
        <w:r w:rsidRPr="00AD7731" w:rsidDel="00AD7731">
          <w:delText xml:space="preserve">instead expressed at comparable levels between somatic cell types and the pre-meiotic germline before becoming </w:delText>
        </w:r>
      </w:del>
      <w:del w:id="326" w:author="Alison Wright" w:date="2024-10-29T10:57:00Z" w16du:dateUtc="2024-10-29T10:57:00Z">
        <w:r w:rsidRPr="00AD7731" w:rsidDel="00165E8C">
          <w:delText xml:space="preserve">progressively </w:delText>
        </w:r>
      </w:del>
      <w:del w:id="327" w:author="Alison Wright" w:date="2024-10-29T10:29:00Z" w16du:dateUtc="2024-10-29T10:29:00Z">
        <w:r w:rsidRPr="00AD7731" w:rsidDel="00AD7731">
          <w:delText xml:space="preserve">downregulated </w:delText>
        </w:r>
      </w:del>
      <w:del w:id="328" w:author="Alison Wright" w:date="2024-10-29T10:57:00Z" w16du:dateUtc="2024-10-29T10:57:00Z">
        <w:r w:rsidRPr="00AD7731" w:rsidDel="00165E8C">
          <w:delText>through spermatogenesis from meiosis onwards</w:delText>
        </w:r>
      </w:del>
      <w:ins w:id="329" w:author="Alison Wright" w:date="2024-10-29T10:32:00Z" w16du:dateUtc="2024-10-29T10:32:00Z">
        <w:r w:rsidR="00F70C20">
          <w:t xml:space="preserve">, and in </w:t>
        </w:r>
        <w:r w:rsidR="00F70C20" w:rsidRPr="00AD7731">
          <w:rPr>
            <w:i/>
          </w:rPr>
          <w:t>Anopheles</w:t>
        </w:r>
        <w:r w:rsidR="00F70C20" w:rsidRPr="00AD7731">
          <w:t xml:space="preserve"> </w:t>
        </w:r>
        <w:r w:rsidR="00F70C20" w:rsidRPr="00AD7731">
          <w:fldChar w:fldCharType="begin"/>
        </w:r>
        <w:r w:rsidR="00F70C20" w:rsidRPr="00AD7731">
          <w:instrText>HYPERLINK "https://paperpile.com/c/UqA1L6/quSM" \h</w:instrText>
        </w:r>
        <w:r w:rsidR="00F70C20" w:rsidRPr="00AD7731">
          <w:fldChar w:fldCharType="separate"/>
        </w:r>
        <w:r w:rsidR="00F70C20" w:rsidRPr="00AD7731">
          <w:rPr>
            <w:color w:val="000000"/>
          </w:rPr>
          <w:t>(Page et al., 2023)</w:t>
        </w:r>
        <w:r w:rsidR="00F70C20" w:rsidRPr="00AD7731">
          <w:rPr>
            <w:color w:val="000000"/>
          </w:rPr>
          <w:fldChar w:fldCharType="end"/>
        </w:r>
        <w:r w:rsidR="00F70C20">
          <w:t xml:space="preserve">, </w:t>
        </w:r>
      </w:ins>
      <w:ins w:id="330" w:author="Alison Wright" w:date="2024-10-29T11:53:00Z" w16du:dateUtc="2024-10-29T11:53:00Z">
        <w:r w:rsidR="0002207C">
          <w:t>where dosage</w:t>
        </w:r>
      </w:ins>
      <w:ins w:id="331" w:author="Alison Wright" w:date="2024-10-29T10:34:00Z" w16du:dateUtc="2024-10-29T10:34:00Z">
        <w:r w:rsidR="00F70C20">
          <w:t xml:space="preserve"> compensation i</w:t>
        </w:r>
      </w:ins>
      <w:ins w:id="332" w:author="Alison Wright" w:date="2024-10-29T11:53:00Z" w16du:dateUtc="2024-10-29T11:53:00Z">
        <w:r w:rsidR="0002207C">
          <w:t>s absent in</w:t>
        </w:r>
      </w:ins>
      <w:ins w:id="333" w:author="Alison Wright" w:date="2024-10-29T10:34:00Z" w16du:dateUtc="2024-10-29T10:34:00Z">
        <w:r w:rsidR="00F70C20">
          <w:t xml:space="preserve"> germ cells.</w:t>
        </w:r>
      </w:ins>
      <w:del w:id="334" w:author="Alison Wright" w:date="2024-10-29T10:32:00Z" w16du:dateUtc="2024-10-29T10:32:00Z">
        <w:r w:rsidRPr="00AD7731" w:rsidDel="00F70C20">
          <w:delText>.</w:delText>
        </w:r>
      </w:del>
    </w:p>
    <w:p w14:paraId="7B6FAA93" w14:textId="73C3E7AB" w:rsidR="00A52ACD" w:rsidRDefault="002356AC" w:rsidP="008345D1">
      <w:pPr>
        <w:snapToGrid w:val="0"/>
        <w:spacing w:before="240" w:after="240" w:line="391" w:lineRule="auto"/>
      </w:pPr>
      <w:r>
        <w:t xml:space="preserve">Previous work has suggested that the </w:t>
      </w:r>
      <w:r>
        <w:rPr>
          <w:i/>
        </w:rPr>
        <w:t>T. dalmanni</w:t>
      </w:r>
      <w:r>
        <w:t xml:space="preserve"> X chromosome is highly enriched for testes-specific genes, with almost twice as many as expected </w:t>
      </w:r>
      <w:del w:id="335" w:author="Alison Wright" w:date="2024-10-29T15:48:00Z" w16du:dateUtc="2024-10-29T15:48:00Z">
        <w:r w:rsidDel="00164FB0">
          <w:delText>on the basis of</w:delText>
        </w:r>
      </w:del>
      <w:ins w:id="336" w:author="Alison Wright" w:date="2024-10-29T15:48:00Z" w16du:dateUtc="2024-10-29T15:48:00Z">
        <w:r w:rsidR="00164FB0">
          <w:t>based on</w:t>
        </w:r>
      </w:ins>
      <w:r>
        <w:t xml:space="preserve"> its size. This appears to be the result of the migration of testes-specific genes from the autosomes, the evolution of testes-specific expression for ancestral X-linked genes, and the emergence of new genes on the X with expression limited to the testes </w:t>
      </w:r>
      <w:r w:rsidR="00A52ACD">
        <w:fldChar w:fldCharType="begin"/>
      </w:r>
      <w:r w:rsidR="00A52ACD">
        <w:instrText>HYPERLINK "https://paperpile.com/c/UqA1L6/QYht" \h</w:instrText>
      </w:r>
      <w:r w:rsidR="00A52ACD">
        <w:fldChar w:fldCharType="separate"/>
      </w:r>
      <w:r w:rsidR="00A52ACD">
        <w:rPr>
          <w:color w:val="000000"/>
        </w:rPr>
        <w:t>(R. H. Baker et al., 2016)</w:t>
      </w:r>
      <w:r w:rsidR="00A52ACD">
        <w:rPr>
          <w:color w:val="000000"/>
        </w:rPr>
        <w:fldChar w:fldCharType="end"/>
      </w:r>
      <w:r>
        <w:t xml:space="preserve">. This pattern of masculinisation is not found on the </w:t>
      </w:r>
      <w:r>
        <w:rPr>
          <w:i/>
        </w:rPr>
        <w:t>Drosophila</w:t>
      </w:r>
      <w:r>
        <w:t xml:space="preserve"> X </w:t>
      </w:r>
      <w:r w:rsidR="00A52ACD">
        <w:fldChar w:fldCharType="begin"/>
      </w:r>
      <w:r w:rsidR="00A52ACD">
        <w:instrText>HYPERLINK "https://paperpile.com/c/UqA1L6/LRH6+IaKo" \h</w:instrText>
      </w:r>
      <w:r w:rsidR="00A52ACD">
        <w:fldChar w:fldCharType="separate"/>
      </w:r>
      <w:r w:rsidR="00A52ACD">
        <w:rPr>
          <w:color w:val="000000"/>
        </w:rPr>
        <w:t xml:space="preserve">(Sturgill et al., 2007; </w:t>
      </w:r>
      <w:proofErr w:type="spellStart"/>
      <w:r w:rsidR="00A52ACD">
        <w:rPr>
          <w:color w:val="000000"/>
        </w:rPr>
        <w:t>Vibranovski</w:t>
      </w:r>
      <w:proofErr w:type="spellEnd"/>
      <w:r w:rsidR="00A52ACD">
        <w:rPr>
          <w:color w:val="000000"/>
        </w:rPr>
        <w:t xml:space="preserve"> et al., 2009)</w:t>
      </w:r>
      <w:r w:rsidR="00A52ACD">
        <w:rPr>
          <w:color w:val="000000"/>
        </w:rPr>
        <w:fldChar w:fldCharType="end"/>
      </w:r>
      <w:r>
        <w:t xml:space="preserve"> and so could explain the relative increase in X-linked expression we observe later in </w:t>
      </w:r>
      <w:r>
        <w:rPr>
          <w:i/>
        </w:rPr>
        <w:t xml:space="preserve">T. dalmanni </w:t>
      </w:r>
      <w:r>
        <w:t xml:space="preserve">spermatogenesis, where male-benefit genes are disproportionately expressed in mature sperm. It is also possible that the upregulation of the X we observe here is </w:t>
      </w:r>
      <w:proofErr w:type="gramStart"/>
      <w:r>
        <w:t>actually a</w:t>
      </w:r>
      <w:proofErr w:type="gramEnd"/>
      <w:r>
        <w:t xml:space="preserve"> false signal driven by Y-linked genes that share sequence similarity to the X and are expressed later in spermatogenesis. However, this is unlikely as the </w:t>
      </w:r>
      <w:r>
        <w:rPr>
          <w:i/>
        </w:rPr>
        <w:t>T. dalmanni</w:t>
      </w:r>
      <w:r>
        <w:t xml:space="preserve"> sex chromosomes are </w:t>
      </w:r>
      <w:del w:id="337" w:author="Alison Wright" w:date="2024-10-30T13:55:00Z" w16du:dateUtc="2024-10-30T13:55:00Z">
        <w:r w:rsidDel="009A0DFF">
          <w:delText xml:space="preserve">thought to be </w:delText>
        </w:r>
      </w:del>
      <w:r>
        <w:t xml:space="preserve">highly diverged </w:t>
      </w:r>
      <w:commentRangeStart w:id="338"/>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commentRangeEnd w:id="338"/>
      <w:r w:rsidR="009A0DFF">
        <w:rPr>
          <w:rStyle w:val="CommentReference"/>
        </w:rPr>
        <w:commentReference w:id="338"/>
      </w:r>
      <w:r>
        <w:t xml:space="preserve">, </w:t>
      </w:r>
      <w:del w:id="339" w:author="Alison Wright" w:date="2024-10-29T10:08:00Z" w16du:dateUtc="2024-10-29T10:08:00Z">
        <w:r w:rsidDel="00F97498">
          <w:delText xml:space="preserve">where </w:delText>
        </w:r>
      </w:del>
      <w:ins w:id="340" w:author="Alison Wright" w:date="2024-10-29T10:08:00Z" w16du:dateUtc="2024-10-29T10:08:00Z">
        <w:r w:rsidR="00F97498">
          <w:t xml:space="preserve">with </w:t>
        </w:r>
      </w:ins>
      <w:r>
        <w:t xml:space="preserve">only one Y-linked </w:t>
      </w:r>
      <w:ins w:id="341" w:author="Alison Wright" w:date="2024-10-30T13:57:00Z" w16du:dateUtc="2024-10-30T13:57:00Z">
        <w:r w:rsidR="00C055F0">
          <w:t xml:space="preserve">coding </w:t>
        </w:r>
      </w:ins>
      <w:r>
        <w:t xml:space="preserve">gene </w:t>
      </w:r>
      <w:del w:id="342" w:author="Alison Wright" w:date="2024-10-29T10:08:00Z" w16du:dateUtc="2024-10-29T10:08:00Z">
        <w:r w:rsidDel="00F97498">
          <w:delText xml:space="preserve">has been </w:delText>
        </w:r>
      </w:del>
      <w:ins w:id="343" w:author="Alison Wright" w:date="2024-10-29T10:08:00Z" w16du:dateUtc="2024-10-29T10:08:00Z">
        <w:r w:rsidR="00F97498">
          <w:t xml:space="preserve">being </w:t>
        </w:r>
      </w:ins>
      <w:r>
        <w:t xml:space="preserve">identified to date (ORF-126) </w:t>
      </w:r>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r>
        <w:t xml:space="preserve"> which was not expressed in our dataset. Furthermore, the increase in expression appears not to be limited to a handful of highly expressed genes on the X but looks to be evenly distributed across the entire chromosome (Figure S4b), hinting at a chromosome-wide mechanism of </w:t>
      </w:r>
      <w:ins w:id="344" w:author="Alison Wright" w:date="2024-10-29T15:49:00Z" w16du:dateUtc="2024-10-29T15:49:00Z">
        <w:r w:rsidR="00164FB0">
          <w:t xml:space="preserve">X </w:t>
        </w:r>
      </w:ins>
      <w:r>
        <w:t xml:space="preserve">upregulation. </w:t>
      </w:r>
    </w:p>
    <w:p w14:paraId="05EFD5AC" w14:textId="7E6A8E6C" w:rsidR="00A52ACD" w:rsidRDefault="002356AC" w:rsidP="008345D1">
      <w:pPr>
        <w:snapToGrid w:val="0"/>
        <w:spacing w:before="240" w:after="240" w:line="391" w:lineRule="auto"/>
        <w:rPr>
          <w:ins w:id="345" w:author="Alison Wright" w:date="2024-10-29T15:50:00Z" w16du:dateUtc="2024-10-29T15:50:00Z"/>
        </w:rPr>
      </w:pPr>
      <w:r>
        <w:t xml:space="preserve">Interestingly, whilst we found differences in patterns of </w:t>
      </w:r>
      <w:del w:id="346" w:author="Alison Wright" w:date="2024-10-29T10:08:00Z" w16du:dateUtc="2024-10-29T10:08:00Z">
        <w:r w:rsidDel="00F97498">
          <w:delText xml:space="preserve">germline DC </w:delText>
        </w:r>
      </w:del>
      <w:ins w:id="347" w:author="Alison Wright" w:date="2024-10-29T10:08:00Z" w16du:dateUtc="2024-10-29T10:08:00Z">
        <w:r w:rsidR="00F97498">
          <w:t xml:space="preserve">dosage compensation in the germline </w:t>
        </w:r>
      </w:ins>
      <w:r>
        <w:t xml:space="preserve">between </w:t>
      </w:r>
      <w:r>
        <w:rPr>
          <w:i/>
        </w:rPr>
        <w:t>Drosophila</w:t>
      </w:r>
      <w:r>
        <w:t xml:space="preserve"> and </w:t>
      </w:r>
      <w:r>
        <w:rPr>
          <w:i/>
        </w:rPr>
        <w:t>T. dalmanni</w:t>
      </w:r>
      <w:r>
        <w:t xml:space="preserve">, orthologs of male-specific lethal (MSL) genes, key components of the dosage compensation complex (DCC) </w:t>
      </w:r>
      <w:ins w:id="348" w:author="Alison Wright" w:date="2024-10-29T12:26:00Z" w16du:dateUtc="2024-10-29T12:26:00Z">
        <w:r w:rsidR="00A534E9">
          <w:t xml:space="preserve">that operates in the soma </w:t>
        </w:r>
      </w:ins>
      <w:ins w:id="349" w:author="Alison Wright" w:date="2024-10-29T15:49:00Z" w16du:dateUtc="2024-10-29T15:49:00Z">
        <w:r w:rsidR="00FE1DAB">
          <w:t>of</w:t>
        </w:r>
      </w:ins>
      <w:del w:id="350" w:author="Alison Wright" w:date="2024-10-29T12:26:00Z" w16du:dateUtc="2024-10-29T12:26:00Z">
        <w:r w:rsidDel="00A534E9">
          <w:delText>in</w:delText>
        </w:r>
      </w:del>
      <w:r>
        <w:t xml:space="preserve"> </w:t>
      </w:r>
      <w:r>
        <w:rPr>
          <w:i/>
        </w:rPr>
        <w:t>Drosophila</w:t>
      </w:r>
      <w:r>
        <w:t xml:space="preserve"> </w:t>
      </w:r>
      <w:r w:rsidR="00A52ACD">
        <w:fldChar w:fldCharType="begin"/>
      </w:r>
      <w:r w:rsidR="00A52ACD">
        <w:instrText>HYPERLINK "https://paperpile.com/c/UqA1L6/xiPR" \h</w:instrText>
      </w:r>
      <w:r w:rsidR="00A52ACD">
        <w:fldChar w:fldCharType="separate"/>
      </w:r>
      <w:r w:rsidR="00A52ACD">
        <w:rPr>
          <w:color w:val="000000"/>
        </w:rPr>
        <w:t>(Lucchesi &amp; Kuroda, 2015)</w:t>
      </w:r>
      <w:r w:rsidR="00A52ACD">
        <w:rPr>
          <w:color w:val="000000"/>
        </w:rPr>
        <w:fldChar w:fldCharType="end"/>
      </w:r>
      <w:r>
        <w:t>, show similar expression</w:t>
      </w:r>
      <w:ins w:id="351" w:author="Alison Wright" w:date="2024-10-29T10:09:00Z" w16du:dateUtc="2024-10-29T10:09:00Z">
        <w:r w:rsidR="00F97498">
          <w:t xml:space="preserve"> between the two species</w:t>
        </w:r>
      </w:ins>
      <w:r>
        <w:t xml:space="preserve"> </w:t>
      </w:r>
      <w:r w:rsidR="00A52ACD">
        <w:fldChar w:fldCharType="begin"/>
      </w:r>
      <w:r w:rsidR="00A52ACD">
        <w:instrText>HYPERLINK "https://paperpile.com/c/UqA1L6/Zk0x+TrjZ" \h</w:instrText>
      </w:r>
      <w:r w:rsidR="00A52ACD">
        <w:fldChar w:fldCharType="separate"/>
      </w:r>
      <w:r w:rsidR="00A52ACD">
        <w:rPr>
          <w:color w:val="000000"/>
        </w:rPr>
        <w:t>(Wei et al., 2024; Witt et al., 2021)</w:t>
      </w:r>
      <w:r w:rsidR="00A52ACD">
        <w:rPr>
          <w:color w:val="000000"/>
        </w:rPr>
        <w:fldChar w:fldCharType="end"/>
      </w:r>
      <w:r>
        <w:t xml:space="preserve">. </w:t>
      </w:r>
      <w:del w:id="352" w:author="Alison Wright" w:date="2024-10-29T11:59:00Z" w16du:dateUtc="2024-10-29T11:59:00Z">
        <w:r w:rsidDel="0002207C">
          <w:delText>Specifically, as in</w:delText>
        </w:r>
      </w:del>
      <w:ins w:id="353" w:author="Alison Wright" w:date="2024-10-29T12:00:00Z" w16du:dateUtc="2024-10-29T12:00:00Z">
        <w:r w:rsidR="0002207C">
          <w:t>As in</w:t>
        </w:r>
      </w:ins>
      <w:r>
        <w:t xml:space="preserve"> </w:t>
      </w:r>
      <w:r>
        <w:rPr>
          <w:i/>
        </w:rPr>
        <w:t>Drosophila</w:t>
      </w:r>
      <w:r>
        <w:t xml:space="preserve">, </w:t>
      </w:r>
      <w:del w:id="354" w:author="Alison Wright" w:date="2024-10-29T12:00:00Z" w16du:dateUtc="2024-10-29T12:00:00Z">
        <w:r w:rsidDel="0002207C">
          <w:delText xml:space="preserve">we find that </w:delText>
        </w:r>
      </w:del>
      <w:r>
        <w:t xml:space="preserve">MSL genes </w:t>
      </w:r>
      <w:ins w:id="355" w:author="Alison Wright" w:date="2024-10-29T12:00:00Z" w16du:dateUtc="2024-10-29T12:00:00Z">
        <w:r w:rsidR="0002207C">
          <w:t xml:space="preserve">are </w:t>
        </w:r>
      </w:ins>
      <w:ins w:id="356" w:author="Alison Wright" w:date="2024-10-29T12:02:00Z" w16du:dateUtc="2024-10-29T12:02:00Z">
        <w:r w:rsidR="009B4BC8">
          <w:t xml:space="preserve">generally lowly expressed in the germline and </w:t>
        </w:r>
        <w:proofErr w:type="gramStart"/>
        <w:r w:rsidR="009B4BC8">
          <w:t>actually</w:t>
        </w:r>
      </w:ins>
      <w:ins w:id="357" w:author="Alison Wright" w:date="2024-10-29T12:00:00Z" w16du:dateUtc="2024-10-29T12:00:00Z">
        <w:r w:rsidR="0002207C">
          <w:t xml:space="preserve"> </w:t>
        </w:r>
      </w:ins>
      <w:r>
        <w:t>exhibit</w:t>
      </w:r>
      <w:proofErr w:type="gramEnd"/>
      <w:r>
        <w:t xml:space="preserve"> a gradual reduction in expression </w:t>
      </w:r>
      <w:del w:id="358" w:author="Alison Wright" w:date="2024-10-29T10:09:00Z" w16du:dateUtc="2024-10-29T10:09:00Z">
        <w:r w:rsidDel="00F97498">
          <w:delText xml:space="preserve">during </w:delText>
        </w:r>
      </w:del>
      <w:ins w:id="359" w:author="Alison Wright" w:date="2024-10-29T10:09:00Z" w16du:dateUtc="2024-10-29T10:09:00Z">
        <w:r w:rsidR="00F97498">
          <w:t xml:space="preserve">across </w:t>
        </w:r>
      </w:ins>
      <w:r>
        <w:t xml:space="preserve">stalk-eyed fly spermatogenesis (Figure S5). </w:t>
      </w:r>
      <w:ins w:id="360" w:author="Alison Wright" w:date="2024-10-29T12:12:00Z" w16du:dateUtc="2024-10-29T12:12:00Z">
        <w:r w:rsidR="004929C6">
          <w:t xml:space="preserve">MSL recognition sites have </w:t>
        </w:r>
      </w:ins>
      <w:ins w:id="361" w:author="Alison Wright" w:date="2024-10-29T12:13:00Z" w16du:dateUtc="2024-10-29T12:13:00Z">
        <w:r w:rsidR="004929C6">
          <w:t>yet to</w:t>
        </w:r>
      </w:ins>
      <w:ins w:id="362" w:author="Alison Wright" w:date="2024-10-29T12:12:00Z" w16du:dateUtc="2024-10-29T12:12:00Z">
        <w:r w:rsidR="004929C6">
          <w:t xml:space="preserve"> be identified in </w:t>
        </w:r>
        <w:r w:rsidR="004929C6" w:rsidRPr="004929C6">
          <w:rPr>
            <w:i/>
            <w:iCs/>
            <w:rPrChange w:id="363" w:author="Alison Wright" w:date="2024-10-29T12:13:00Z" w16du:dateUtc="2024-10-29T12:13:00Z">
              <w:rPr/>
            </w:rPrChange>
          </w:rPr>
          <w:t>Teleopsis</w:t>
        </w:r>
      </w:ins>
      <w:ins w:id="364" w:author="Alison Wright" w:date="2024-10-29T12:13:00Z" w16du:dateUtc="2024-10-29T12:13:00Z">
        <w:r w:rsidR="004929C6">
          <w:t xml:space="preserve">, and so we are unable to test </w:t>
        </w:r>
      </w:ins>
      <w:ins w:id="365" w:author="Alison Wright" w:date="2024-10-29T12:15:00Z" w16du:dateUtc="2024-10-29T12:15:00Z">
        <w:r w:rsidR="004929C6">
          <w:t xml:space="preserve">directly </w:t>
        </w:r>
      </w:ins>
      <w:ins w:id="366" w:author="Alison Wright" w:date="2024-10-29T12:14:00Z" w16du:dateUtc="2024-10-29T12:14:00Z">
        <w:r w:rsidR="004929C6">
          <w:t>whether differential gene activity correlates</w:t>
        </w:r>
      </w:ins>
      <w:ins w:id="367" w:author="Alison Wright" w:date="2024-10-29T12:15:00Z" w16du:dateUtc="2024-10-29T12:15:00Z">
        <w:r w:rsidR="004929C6">
          <w:t xml:space="preserve"> with physical proximity to chromatin entry sites. However,</w:t>
        </w:r>
      </w:ins>
      <w:ins w:id="368" w:author="Alison Wright" w:date="2024-10-29T12:14:00Z" w16du:dateUtc="2024-10-29T12:14:00Z">
        <w:r w:rsidR="004929C6">
          <w:t xml:space="preserve"> </w:t>
        </w:r>
      </w:ins>
      <w:ins w:id="369" w:author="Alison Wright" w:date="2024-10-29T12:15:00Z" w16du:dateUtc="2024-10-29T12:15:00Z">
        <w:r w:rsidR="004929C6">
          <w:t>t</w:t>
        </w:r>
      </w:ins>
      <w:del w:id="370" w:author="Alison Wright" w:date="2024-10-29T12:15:00Z" w16du:dateUtc="2024-10-29T12:15:00Z">
        <w:r w:rsidDel="004929C6">
          <w:delText>T</w:delText>
        </w:r>
      </w:del>
      <w:r>
        <w:t xml:space="preserve">here is currently mixed evidence for the role of this complex in regulating </w:t>
      </w:r>
      <w:del w:id="371" w:author="Alison Wright" w:date="2024-10-29T10:09:00Z" w16du:dateUtc="2024-10-29T10:09:00Z">
        <w:r w:rsidDel="00F97498">
          <w:delText xml:space="preserve">DC </w:delText>
        </w:r>
      </w:del>
      <w:ins w:id="372" w:author="Alison Wright" w:date="2024-10-29T10:09:00Z" w16du:dateUtc="2024-10-29T10:09:00Z">
        <w:r w:rsidR="00F97498">
          <w:t xml:space="preserve">dosage compensation </w:t>
        </w:r>
      </w:ins>
      <w:ins w:id="373" w:author="Alison Wright" w:date="2024-10-29T12:15:00Z" w16du:dateUtc="2024-10-29T12:15:00Z">
        <w:r w:rsidR="004929C6">
          <w:t xml:space="preserve">more broadly </w:t>
        </w:r>
      </w:ins>
      <w:r>
        <w:t xml:space="preserve">in the </w:t>
      </w:r>
      <w:ins w:id="374" w:author="Alison Wright" w:date="2024-10-29T10:10:00Z" w16du:dateUtc="2024-10-29T10:10:00Z">
        <w:r w:rsidR="00756DB8">
          <w:t xml:space="preserve">insect </w:t>
        </w:r>
      </w:ins>
      <w:r>
        <w:t xml:space="preserve">germline </w:t>
      </w:r>
      <w:r w:rsidR="00A52ACD">
        <w:fldChar w:fldCharType="begin"/>
      </w:r>
      <w:r w:rsidR="00A52ACD">
        <w:instrText>HYPERLINK "https://paperpile.com/c/UqA1L6/Zk0x+TrjZ+6uXf+4UBY" \h</w:instrText>
      </w:r>
      <w:r w:rsidR="00A52ACD">
        <w:fldChar w:fldCharType="separate"/>
      </w:r>
      <w:r w:rsidR="00A52ACD">
        <w:rPr>
          <w:color w:val="000000"/>
        </w:rPr>
        <w:t>(Conrad &amp; Akhtar, 2012; Robben et al., 2024; Wei et al., 2024; Witt et al., 2021)</w:t>
      </w:r>
      <w:r w:rsidR="00A52ACD">
        <w:rPr>
          <w:color w:val="000000"/>
        </w:rPr>
        <w:fldChar w:fldCharType="end"/>
      </w:r>
      <w:r>
        <w:t xml:space="preserve">, particularly as </w:t>
      </w:r>
      <w:del w:id="375" w:author="Alison Wright" w:date="2024-10-29T10:59:00Z" w16du:dateUtc="2024-10-29T10:59:00Z">
        <w:r w:rsidDel="00165E8C">
          <w:delText xml:space="preserve">the </w:delText>
        </w:r>
      </w:del>
      <w:ins w:id="376" w:author="Alison Wright" w:date="2024-10-29T10:59:00Z" w16du:dateUtc="2024-10-29T10:59:00Z">
        <w:r w:rsidR="00165E8C">
          <w:t>components of the</w:t>
        </w:r>
      </w:ins>
      <w:del w:id="377" w:author="Alison Wright" w:date="2024-10-29T15:50:00Z" w16du:dateUtc="2024-10-29T15:50:00Z">
        <w:r w:rsidDel="00FE1DAB">
          <w:delText>MSL</w:delText>
        </w:r>
      </w:del>
      <w:r>
        <w:t xml:space="preserve"> complex do</w:t>
      </w:r>
      <w:del w:id="378" w:author="Alison Wright" w:date="2024-10-29T10:59:00Z" w16du:dateUtc="2024-10-29T10:59:00Z">
        <w:r w:rsidDel="00165E8C">
          <w:delText>es</w:delText>
        </w:r>
      </w:del>
      <w:r>
        <w:t xml:space="preserve"> not localise to the</w:t>
      </w:r>
      <w:ins w:id="379" w:author="Alison Wright" w:date="2024-10-29T10:54:00Z" w16du:dateUtc="2024-10-29T10:54:00Z">
        <w:r w:rsidR="00165E8C">
          <w:t xml:space="preserve"> </w:t>
        </w:r>
        <w:commentRangeStart w:id="380"/>
        <w:r w:rsidR="00165E8C">
          <w:t>nucleus</w:t>
        </w:r>
      </w:ins>
      <w:commentRangeEnd w:id="380"/>
      <w:ins w:id="381" w:author="Alison Wright" w:date="2024-10-29T10:55:00Z" w16du:dateUtc="2024-10-29T10:55:00Z">
        <w:r w:rsidR="00165E8C">
          <w:rPr>
            <w:rStyle w:val="CommentReference"/>
          </w:rPr>
          <w:commentReference w:id="380"/>
        </w:r>
      </w:ins>
      <w:ins w:id="382" w:author="Alison Wright" w:date="2024-10-29T10:54:00Z" w16du:dateUtc="2024-10-29T10:54:00Z">
        <w:r w:rsidR="00165E8C">
          <w:t xml:space="preserve"> () or the</w:t>
        </w:r>
      </w:ins>
      <w:r>
        <w:t xml:space="preserve"> X in the male germline</w:t>
      </w:r>
      <w:ins w:id="383" w:author="Alison Wright" w:date="2024-10-29T10:10:00Z" w16du:dateUtc="2024-10-29T10:10:00Z">
        <w:r w:rsidR="00756DB8">
          <w:t xml:space="preserve"> in </w:t>
        </w:r>
        <w:r w:rsidR="00756DB8" w:rsidRPr="00756DB8">
          <w:rPr>
            <w:i/>
            <w:iCs/>
            <w:rPrChange w:id="384" w:author="Alison Wright" w:date="2024-10-29T10:10:00Z" w16du:dateUtc="2024-10-29T10:10:00Z">
              <w:rPr/>
            </w:rPrChange>
          </w:rPr>
          <w:t>D. melanogaster</w:t>
        </w:r>
      </w:ins>
      <w:r>
        <w:t xml:space="preserve"> </w:t>
      </w:r>
      <w:r w:rsidR="00A52ACD">
        <w:fldChar w:fldCharType="begin"/>
      </w:r>
      <w:r w:rsidR="00A52ACD">
        <w:instrText>HYPERLINK "https://paperpile.com/c/UqA1L6/P44S" \h</w:instrText>
      </w:r>
      <w:r w:rsidR="00A52ACD">
        <w:fldChar w:fldCharType="separate"/>
      </w:r>
      <w:r w:rsidR="00A52ACD">
        <w:rPr>
          <w:color w:val="000000"/>
        </w:rPr>
        <w:t>(Rastelli &amp; Kuroda, 1998)</w:t>
      </w:r>
      <w:r w:rsidR="00A52ACD">
        <w:rPr>
          <w:color w:val="000000"/>
        </w:rPr>
        <w:fldChar w:fldCharType="end"/>
      </w:r>
      <w:r>
        <w:t xml:space="preserve">. Given the lack of </w:t>
      </w:r>
      <w:proofErr w:type="gramStart"/>
      <w:r>
        <w:t>concordance</w:t>
      </w:r>
      <w:proofErr w:type="gramEnd"/>
      <w:r>
        <w:t xml:space="preserve"> we find between </w:t>
      </w:r>
      <w:ins w:id="385" w:author="Alison Wright" w:date="2024-10-29T10:11:00Z" w16du:dateUtc="2024-10-29T10:11:00Z">
        <w:r w:rsidR="00756DB8">
          <w:t xml:space="preserve">patterns of </w:t>
        </w:r>
      </w:ins>
      <w:r>
        <w:t>MSL</w:t>
      </w:r>
      <w:ins w:id="386" w:author="Alison Wright" w:date="2024-10-29T10:11:00Z" w16du:dateUtc="2024-10-29T10:11:00Z">
        <w:r w:rsidR="00756DB8">
          <w:t xml:space="preserve"> and </w:t>
        </w:r>
      </w:ins>
      <w:del w:id="387" w:author="Alison Wright" w:date="2024-10-29T10:11:00Z" w16du:dateUtc="2024-10-29T10:11:00Z">
        <w:r w:rsidDel="00756DB8">
          <w:delText xml:space="preserve"> expression and patterns of </w:delText>
        </w:r>
      </w:del>
      <w:del w:id="388" w:author="Alison Wright" w:date="2024-10-29T10:10:00Z" w16du:dateUtc="2024-10-29T10:10:00Z">
        <w:r w:rsidDel="00756DB8">
          <w:delText>DC</w:delText>
        </w:r>
      </w:del>
      <w:ins w:id="389" w:author="Alison Wright" w:date="2024-10-29T10:10:00Z" w16du:dateUtc="2024-10-29T10:10:00Z">
        <w:r w:rsidR="00756DB8">
          <w:t xml:space="preserve">X </w:t>
        </w:r>
      </w:ins>
      <w:ins w:id="390" w:author="Alison Wright" w:date="2024-10-29T10:11:00Z" w16du:dateUtc="2024-10-29T10:11:00Z">
        <w:r w:rsidR="00756DB8">
          <w:t>expression</w:t>
        </w:r>
      </w:ins>
      <w:r>
        <w:t xml:space="preserve">, our results further support a non-canonical mechanism of </w:t>
      </w:r>
      <w:del w:id="391" w:author="Alison Wright" w:date="2024-10-29T10:11:00Z" w16du:dateUtc="2024-10-29T10:11:00Z">
        <w:r w:rsidDel="00756DB8">
          <w:delText xml:space="preserve">DC </w:delText>
        </w:r>
      </w:del>
      <w:ins w:id="392" w:author="Alison Wright" w:date="2024-10-29T10:11:00Z" w16du:dateUtc="2024-10-29T10:11:00Z">
        <w:r w:rsidR="00756DB8">
          <w:t xml:space="preserve">dosage compensation </w:t>
        </w:r>
      </w:ins>
      <w:r>
        <w:t>in insect testes.</w:t>
      </w:r>
    </w:p>
    <w:p w14:paraId="5CE4DC28" w14:textId="77777777" w:rsidR="00A52ACD" w:rsidDel="00971D99" w:rsidRDefault="00A52ACD" w:rsidP="008345D1">
      <w:pPr>
        <w:snapToGrid w:val="0"/>
        <w:spacing w:before="240" w:after="240" w:line="391" w:lineRule="auto"/>
        <w:rPr>
          <w:del w:id="393" w:author="Alison Wright" w:date="2024-10-29T15:41:00Z" w16du:dateUtc="2024-10-29T15:41:00Z"/>
        </w:rPr>
      </w:pPr>
    </w:p>
    <w:p w14:paraId="52DEDEF8" w14:textId="24C8EDED" w:rsidR="00A52ACD" w:rsidDel="00971D99" w:rsidRDefault="00A52ACD" w:rsidP="008345D1">
      <w:pPr>
        <w:snapToGrid w:val="0"/>
        <w:spacing w:before="240" w:after="240" w:line="391" w:lineRule="auto"/>
        <w:rPr>
          <w:del w:id="394" w:author="Alison Wright" w:date="2024-10-29T15:41:00Z" w16du:dateUtc="2024-10-29T15:41:00Z"/>
        </w:rPr>
      </w:pPr>
    </w:p>
    <w:p w14:paraId="4B1CB446" w14:textId="4B5C6DDF" w:rsidR="00A52ACD" w:rsidDel="00971D99" w:rsidRDefault="002356AC" w:rsidP="008345D1">
      <w:pPr>
        <w:pStyle w:val="Heading2"/>
        <w:snapToGrid w:val="0"/>
        <w:spacing w:before="240" w:after="240" w:line="391" w:lineRule="auto"/>
        <w:rPr>
          <w:del w:id="395" w:author="Alison Wright" w:date="2024-10-29T15:41:00Z" w16du:dateUtc="2024-10-29T15:41:00Z"/>
        </w:rPr>
      </w:pPr>
      <w:bookmarkStart w:id="396" w:name="_qmbjmh9sfx5z" w:colFirst="0" w:colLast="0"/>
      <w:bookmarkEnd w:id="396"/>
      <w:moveFromRangeStart w:id="397" w:author="Alison Wright" w:date="2024-10-29T15:41:00Z" w:name="move181108917"/>
      <w:moveFrom w:id="398" w:author="Alison Wright" w:date="2024-10-29T15:41:00Z" w16du:dateUtc="2024-10-29T15:41:00Z">
        <w:del w:id="399" w:author="Alison Wright" w:date="2024-10-29T15:41:00Z" w16du:dateUtc="2024-10-29T15:41:00Z">
          <w:r w:rsidDel="00971D99">
            <w:rPr>
              <w:b w:val="0"/>
              <w:i w:val="0"/>
              <w:noProof/>
            </w:rPr>
            <w:drawing>
              <wp:inline distT="114300" distB="114300" distL="114300" distR="114300" wp14:anchorId="6B1BE717" wp14:editId="7417703B">
                <wp:extent cx="5676900" cy="3429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17933" b="39311"/>
                        <a:stretch>
                          <a:fillRect/>
                        </a:stretch>
                      </pic:blipFill>
                      <pic:spPr>
                        <a:xfrm>
                          <a:off x="0" y="0"/>
                          <a:ext cx="5676900" cy="3429000"/>
                        </a:xfrm>
                        <a:prstGeom prst="rect">
                          <a:avLst/>
                        </a:prstGeom>
                        <a:ln/>
                      </pic:spPr>
                    </pic:pic>
                  </a:graphicData>
                </a:graphic>
              </wp:inline>
            </w:drawing>
          </w:r>
        </w:del>
      </w:moveFrom>
      <w:moveFromRangeEnd w:id="397"/>
    </w:p>
    <w:p w14:paraId="3D9F8140" w14:textId="1818B184" w:rsidR="00A52ACD" w:rsidDel="00971D99" w:rsidRDefault="00A52ACD">
      <w:pPr>
        <w:pStyle w:val="Heading2"/>
        <w:snapToGrid w:val="0"/>
        <w:spacing w:before="240" w:after="240" w:line="391" w:lineRule="auto"/>
        <w:rPr>
          <w:del w:id="400" w:author="Alison Wright" w:date="2024-10-29T15:41:00Z" w16du:dateUtc="2024-10-29T15:41:00Z"/>
        </w:rPr>
        <w:pPrChange w:id="401" w:author="Alison Wright" w:date="2024-10-29T15:41:00Z" w16du:dateUtc="2024-10-29T15:41:00Z">
          <w:pPr/>
        </w:pPrChange>
      </w:pPr>
      <w:bookmarkStart w:id="402" w:name="_kocaogae6nj" w:colFirst="0" w:colLast="0"/>
      <w:bookmarkEnd w:id="402"/>
    </w:p>
    <w:p w14:paraId="2B2E4CBE" w14:textId="77777777" w:rsidR="00A52ACD" w:rsidRDefault="002356AC" w:rsidP="008345D1">
      <w:pPr>
        <w:pStyle w:val="Heading2"/>
        <w:snapToGrid w:val="0"/>
        <w:spacing w:before="240" w:after="240" w:line="391" w:lineRule="auto"/>
      </w:pPr>
      <w:bookmarkStart w:id="403" w:name="_tqmhpqvxsvyz" w:colFirst="0" w:colLast="0"/>
      <w:bookmarkEnd w:id="403"/>
      <w:r>
        <w:t>Impacts of meiotic drive on the cellular landscape of the testes</w:t>
      </w:r>
    </w:p>
    <w:p w14:paraId="2A42DC5B" w14:textId="340CB900" w:rsidR="00A52ACD" w:rsidRDefault="002356AC" w:rsidP="008345D1">
      <w:pPr>
        <w:snapToGrid w:val="0"/>
        <w:spacing w:before="240" w:after="240" w:line="391" w:lineRule="auto"/>
      </w:pPr>
      <w:r>
        <w:t xml:space="preserve">The mechanisms by which drivers bias their transmission to gametes have only been studied in a handful of species </w:t>
      </w:r>
      <w:r w:rsidR="00A52ACD">
        <w:fldChar w:fldCharType="begin"/>
      </w:r>
      <w:r w:rsidR="00A52ACD">
        <w:instrText>HYPERLINK "https://paperpile.com/c/UqA1L6/6dhM"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w:t>
      </w:r>
      <w:r w:rsidR="00A52ACD">
        <w:rPr>
          <w:color w:val="000000"/>
        </w:rPr>
        <w:fldChar w:fldCharType="end"/>
      </w:r>
      <w:r>
        <w:t xml:space="preserve">, however, they appear to operate through two main approaches, either by killing gametes directly or halting their maturation. We compared the cellular composition of the testes across spermatogenesis to test which of these mechanisms is operating in </w:t>
      </w:r>
      <w:r>
        <w:rPr>
          <w:i/>
        </w:rPr>
        <w:t>T. dalmanni</w:t>
      </w:r>
      <w:r>
        <w:t>. In this species</w:t>
      </w:r>
      <w:r>
        <w:rPr>
          <w:i/>
        </w:rPr>
        <w:t xml:space="preserve">, </w:t>
      </w:r>
      <w:r>
        <w:t xml:space="preserve">sperm are formed in bundles, composed of 128 germ cells housed in two cyst cells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If the driver acts by killing Y bearing sperm directly, we expect to see a relative depletion in the number of germ cells found in later stages of spermatogenesis in drive males. This is because if Y bearing sperm were killed or not formed during meiosis, we would expect bundles to contain less than 128 germ cells, and thus a relatively smaller number of germ cells relative to cyst cells in drive </w:t>
      </w:r>
      <w:del w:id="404" w:author="Alison Wright" w:date="2024-10-29T15:58:00Z" w16du:dateUtc="2024-10-29T15:58:00Z">
        <w:r w:rsidDel="00CD2192">
          <w:delText xml:space="preserve">(SR) </w:delText>
        </w:r>
      </w:del>
      <w:r>
        <w:t xml:space="preserve">compared to standard </w:t>
      </w:r>
      <w:del w:id="405" w:author="Alison Wright" w:date="2024-10-29T15:58:00Z" w16du:dateUtc="2024-10-29T15:58:00Z">
        <w:r w:rsidDel="00CD2192">
          <w:delText xml:space="preserve">(ST) </w:delText>
        </w:r>
      </w:del>
      <w:r>
        <w:t>males. Alternatively, if the driver prevents Y bearing sperm from fully maturin</w:t>
      </w:r>
      <w:r>
        <w:t xml:space="preserve">g, we expect to see no difference or even a relative increase in cell numbers towards the end of </w:t>
      </w:r>
      <w:r>
        <w:t>spermatogenesis. This is because immobilised or improperly elongated Y (or O if improper segregation at meiosis) sperm may be unable to migrate to the seminal vesicle and so temporarily accumulate in the testes.</w:t>
      </w:r>
    </w:p>
    <w:p w14:paraId="620C65E6" w14:textId="68FC4468" w:rsidR="00A52ACD" w:rsidRDefault="002356AC" w:rsidP="008345D1">
      <w:pPr>
        <w:snapToGrid w:val="0"/>
        <w:spacing w:before="240" w:after="240" w:line="391" w:lineRule="auto"/>
      </w:pPr>
      <w:r>
        <w:t xml:space="preserve">Notably, we see no significant effect of </w:t>
      </w:r>
      <w:ins w:id="406" w:author="Alison Wright" w:date="2024-10-29T15:57:00Z" w16du:dateUtc="2024-10-29T15:57:00Z">
        <w:r w:rsidR="00CD2192">
          <w:t xml:space="preserve">meiotic </w:t>
        </w:r>
      </w:ins>
      <w:r>
        <w:t xml:space="preserve">drive on cell type abundance when comparing the </w:t>
      </w:r>
      <w:ins w:id="407" w:author="Alison Wright" w:date="2024-10-30T14:23:00Z" w16du:dateUtc="2024-10-30T14:23:00Z">
        <w:r w:rsidR="0030206F">
          <w:t xml:space="preserve">relative </w:t>
        </w:r>
      </w:ins>
      <w:r>
        <w:t xml:space="preserve">size of the cyst to the germline (Table S1, p = 0.48). This lack of a clear difference in the </w:t>
      </w:r>
      <w:ins w:id="408" w:author="Alison Wright" w:date="2024-10-30T14:23:00Z" w16du:dateUtc="2024-10-30T14:23:00Z">
        <w:r w:rsidR="0030206F">
          <w:t xml:space="preserve">relative </w:t>
        </w:r>
      </w:ins>
      <w:r>
        <w:t xml:space="preserve">number of cells progressing through spermatogenesis between standard and drive males suggests there is no sudden sperm cull, but instead that the driver causes incomplete spermatid maturation. Therefore, once Y bearing sperm are immobilised, they may simply build up in the distal end of the testes before being eliminated by standard cellular </w:t>
      </w:r>
      <w:r>
        <w:t xml:space="preserve">programs. Indeed, we do observe a non-significant enrichment for post-meiotic germ cells in drive </w:t>
      </w:r>
      <w:del w:id="409" w:author="Alison Wright" w:date="2024-10-29T15:58:00Z" w16du:dateUtc="2024-10-29T15:58:00Z">
        <w:r w:rsidDel="00CD2192">
          <w:delText xml:space="preserve">(SR) </w:delText>
        </w:r>
      </w:del>
      <w:r>
        <w:t xml:space="preserve">individuals (Table S1, p = 0.09). Together, our findings are consistent with </w:t>
      </w:r>
      <w:ins w:id="410" w:author="Alison Wright" w:date="2024-10-29T15:58:00Z" w16du:dateUtc="2024-10-29T15:58:00Z">
        <w:r w:rsidR="003816F2">
          <w:t xml:space="preserve">previous </w:t>
        </w:r>
      </w:ins>
      <w:r>
        <w:t xml:space="preserve">cytological work in </w:t>
      </w:r>
      <w:r>
        <w:rPr>
          <w:i/>
        </w:rPr>
        <w:t>T. dalmanni</w:t>
      </w:r>
      <w:r>
        <w:t xml:space="preserve"> where sperm of drive males reach the latter stages of spermatogenesis, but, just before individualization, sperm heads either deteriorate before leaving the bundle or appear overextended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Together, this pattern is analogous to the </w:t>
      </w:r>
      <w:r>
        <w:rPr>
          <w:i/>
        </w:rPr>
        <w:t>Segregation Distorter</w:t>
      </w:r>
      <w:r>
        <w:t xml:space="preserve"> (SD) male meiotic drive system in </w:t>
      </w:r>
      <w:del w:id="411" w:author="Alison Wright" w:date="2024-10-29T10:11:00Z" w16du:dateUtc="2024-10-29T10:11:00Z">
        <w:r w:rsidDel="00756DB8">
          <w:rPr>
            <w:i/>
          </w:rPr>
          <w:delText xml:space="preserve">Drosophila </w:delText>
        </w:r>
      </w:del>
      <w:ins w:id="412" w:author="Alison Wright" w:date="2024-10-29T10:11:00Z" w16du:dateUtc="2024-10-29T10:11:00Z">
        <w:r w:rsidR="00756DB8">
          <w:rPr>
            <w:i/>
          </w:rPr>
          <w:t xml:space="preserve">D. </w:t>
        </w:r>
      </w:ins>
      <w:r>
        <w:rPr>
          <w:i/>
        </w:rPr>
        <w:t>melanogaster</w:t>
      </w:r>
      <w:r>
        <w:t xml:space="preserve">, where the driver operates post-meiotically to prevent sperm maturation </w:t>
      </w:r>
      <w:r w:rsidR="00A52ACD">
        <w:fldChar w:fldCharType="begin"/>
      </w:r>
      <w:r w:rsidR="00A52ACD">
        <w:instrText>HYPERLINK "https://paperpile.com/c/UqA1L6/H3wW" \h</w:instrText>
      </w:r>
      <w:r w:rsidR="00A52ACD">
        <w:fldChar w:fldCharType="separate"/>
      </w:r>
      <w:r w:rsidR="00A52ACD">
        <w:rPr>
          <w:color w:val="000000"/>
        </w:rPr>
        <w:t>(</w:t>
      </w:r>
      <w:proofErr w:type="spellStart"/>
      <w:r w:rsidR="00A52ACD">
        <w:rPr>
          <w:color w:val="000000"/>
        </w:rPr>
        <w:t>Herbette</w:t>
      </w:r>
      <w:proofErr w:type="spellEnd"/>
      <w:r w:rsidR="00A52ACD">
        <w:rPr>
          <w:color w:val="000000"/>
        </w:rPr>
        <w:t xml:space="preserve"> et al., 2021)</w:t>
      </w:r>
      <w:r w:rsidR="00A52ACD">
        <w:rPr>
          <w:color w:val="000000"/>
        </w:rPr>
        <w:fldChar w:fldCharType="end"/>
      </w:r>
      <w:r>
        <w:t xml:space="preserve">. </w:t>
      </w:r>
    </w:p>
    <w:p w14:paraId="10AE1667" w14:textId="30BD5A7D" w:rsidR="00A52ACD" w:rsidRDefault="002356AC" w:rsidP="008345D1">
      <w:pPr>
        <w:pStyle w:val="Heading2"/>
        <w:snapToGrid w:val="0"/>
        <w:spacing w:before="240" w:after="240" w:line="391" w:lineRule="auto"/>
      </w:pPr>
      <w:bookmarkStart w:id="413" w:name="_mqhmqrkd5ht" w:colFirst="0" w:colLast="0"/>
      <w:bookmarkEnd w:id="413"/>
      <w:r>
        <w:t>Impacts of meiotic drive on the transcriptional landscape of the testes</w:t>
      </w:r>
      <w:ins w:id="414" w:author="Alison Wright" w:date="2024-10-30T12:15:00Z" w16du:dateUtc="2024-10-30T12:15:00Z">
        <w:r w:rsidR="004B3C5D" w:rsidRPr="004B3C5D">
          <w:t xml:space="preserve"> </w:t>
        </w:r>
        <w:r w:rsidR="004B3C5D">
          <w:t>and sex chromosome regulation</w:t>
        </w:r>
      </w:ins>
    </w:p>
    <w:p w14:paraId="019E2BD6" w14:textId="48D805C7" w:rsidR="00A52ACD" w:rsidDel="004B3C5D" w:rsidRDefault="002356AC" w:rsidP="008345D1">
      <w:pPr>
        <w:snapToGrid w:val="0"/>
        <w:spacing w:before="240" w:after="240" w:line="391" w:lineRule="auto"/>
        <w:rPr>
          <w:del w:id="415" w:author="Alison Wright" w:date="2024-10-30T12:15:00Z" w16du:dateUtc="2024-10-30T12:15:00Z"/>
        </w:rPr>
      </w:pPr>
      <w:r>
        <w:t xml:space="preserve">We expect standard and drive males to exhibit differential gene regulation due to both direct and indirect consequences of meiotic drive. Meiotic drivers are frequently housed by inversions </w:t>
      </w:r>
      <w:r w:rsidR="00A52ACD">
        <w:fldChar w:fldCharType="begin"/>
      </w:r>
      <w:r w:rsidR="00A52ACD">
        <w:instrText>HYPERLINK "https://paperpile.com/c/UqA1L6/euNS+BPgL+DqNG" \h</w:instrText>
      </w:r>
      <w:r w:rsidR="00A52ACD">
        <w:fldChar w:fldCharType="separate"/>
      </w:r>
      <w:r w:rsidR="00A52ACD">
        <w:rPr>
          <w:color w:val="000000"/>
        </w:rPr>
        <w:t>(Dyer et al., 2007; Pieper &amp; Dyer, 2016; Stalker, 1961)</w:t>
      </w:r>
      <w:r w:rsidR="00A52ACD">
        <w:rPr>
          <w:color w:val="000000"/>
        </w:rPr>
        <w:fldChar w:fldCharType="end"/>
      </w:r>
      <w:r>
        <w:t xml:space="preserve"> and the </w:t>
      </w:r>
      <w:r>
        <w:rPr>
          <w:i/>
        </w:rPr>
        <w:t>T. dalmanni</w:t>
      </w:r>
      <w:r>
        <w:t xml:space="preserve"> driver</w:t>
      </w:r>
      <w:del w:id="416" w:author="Alison Wright" w:date="2024-10-30T14:30:00Z" w16du:dateUtc="2024-10-30T14:30:00Z">
        <w:r w:rsidDel="00616F35">
          <w:delText xml:space="preserve"> X</w:delText>
        </w:r>
      </w:del>
      <w:r>
        <w:t xml:space="preserve"> is no exception</w:t>
      </w:r>
      <w:ins w:id="417" w:author="Alison Wright" w:date="2024-10-30T14:30:00Z" w16du:dateUtc="2024-10-30T14:30:00Z">
        <w:r w:rsidR="00616F35">
          <w:t>.</w:t>
        </w:r>
      </w:ins>
      <w:ins w:id="418" w:author="Alison Wright" w:date="2024-10-30T14:29:00Z" w16du:dateUtc="2024-10-30T14:29:00Z">
        <w:r w:rsidR="00616F35">
          <w:t xml:space="preserve"> </w:t>
        </w:r>
      </w:ins>
      <w:ins w:id="419" w:author="Alison Wright" w:date="2024-10-30T14:30:00Z" w16du:dateUtc="2024-10-30T14:30:00Z">
        <w:r w:rsidR="00616F35">
          <w:t>Although it’s location on the X chromosome is unknown, the driver X is cha</w:t>
        </w:r>
      </w:ins>
      <w:ins w:id="420" w:author="Alison Wright" w:date="2024-10-30T14:31:00Z" w16du:dateUtc="2024-10-30T14:31:00Z">
        <w:r w:rsidR="00616F35">
          <w:t>racterised by</w:t>
        </w:r>
      </w:ins>
      <w:ins w:id="421" w:author="Alison Wright" w:date="2024-10-30T14:29:00Z" w16du:dateUtc="2024-10-30T14:29:00Z">
        <w:r w:rsidR="00616F35">
          <w:t xml:space="preserve"> a series of large inversion</w:t>
        </w:r>
      </w:ins>
      <w:ins w:id="422" w:author="Alison Wright" w:date="2024-10-30T14:30:00Z" w16du:dateUtc="2024-10-30T14:30:00Z">
        <w:r w:rsidR="00616F35">
          <w:t>s</w:t>
        </w:r>
      </w:ins>
      <w:ins w:id="423" w:author="Alison Wright" w:date="2024-10-30T14:31:00Z" w16du:dateUtc="2024-10-30T14:31:00Z">
        <w:r w:rsidR="00616F35">
          <w:t xml:space="preserve"> across its entire length</w:t>
        </w:r>
      </w:ins>
      <w:r>
        <w:t xml:space="preserve"> </w:t>
      </w:r>
      <w:commentRangeStart w:id="424"/>
      <w:r w:rsidR="00A52ACD">
        <w:fldChar w:fldCharType="begin"/>
      </w:r>
      <w:r w:rsidR="00A52ACD">
        <w:instrText>HYPERLINK "https://paperpile.com/c/UqA1L6/LTsu" \h</w:instrText>
      </w:r>
      <w:r w:rsidR="00A52ACD">
        <w:fldChar w:fldCharType="separate"/>
      </w:r>
      <w:r w:rsidR="00A52ACD">
        <w:rPr>
          <w:color w:val="000000"/>
        </w:rPr>
        <w:t>(Johns et al., 2005)</w:t>
      </w:r>
      <w:r w:rsidR="00A52ACD">
        <w:rPr>
          <w:color w:val="000000"/>
        </w:rPr>
        <w:fldChar w:fldCharType="end"/>
      </w:r>
      <w:commentRangeEnd w:id="424"/>
      <w:r w:rsidR="003816F2">
        <w:rPr>
          <w:rStyle w:val="CommentReference"/>
        </w:rPr>
        <w:commentReference w:id="424"/>
      </w:r>
      <w:r>
        <w:t xml:space="preserve">. A consequence of these inversions is reduced recombination for both the standard and driver X chromosomes, leading to high sequence divergence between X types and low diversity within the drive X </w:t>
      </w:r>
      <w:r w:rsidR="00A52ACD">
        <w:fldChar w:fldCharType="begin"/>
      </w:r>
      <w:r w:rsidR="00A52ACD">
        <w:instrText>HYPERLINK "https://paperpile.com/c/UqA1L6/1skKe" \h</w:instrText>
      </w:r>
      <w:r w:rsidR="00A52ACD">
        <w:fldChar w:fldCharType="separate"/>
      </w:r>
      <w:r w:rsidR="00A52ACD">
        <w:rPr>
          <w:color w:val="000000"/>
        </w:rPr>
        <w:t>(Reinhardt et al., 2023)</w:t>
      </w:r>
      <w:r w:rsidR="00A52ACD">
        <w:rPr>
          <w:color w:val="000000"/>
        </w:rPr>
        <w:fldChar w:fldCharType="end"/>
      </w:r>
      <w:r>
        <w:t xml:space="preserve">. Furthermore, inversions may directly disrupt </w:t>
      </w:r>
      <w:proofErr w:type="gramStart"/>
      <w:r>
        <w:t>cis-regulation</w:t>
      </w:r>
      <w:proofErr w:type="gramEnd"/>
      <w:r>
        <w:t xml:space="preserve"> by physically shuffling promoters and enhancers within a chromosome </w:t>
      </w:r>
      <w:r w:rsidR="00A52ACD">
        <w:fldChar w:fldCharType="begin"/>
      </w:r>
      <w:r w:rsidR="00A52ACD">
        <w:instrText>HYPERLINK "https://paperpile.com/c/UqA1L6/Xh3P" \h</w:instrText>
      </w:r>
      <w:r w:rsidR="00A52ACD">
        <w:fldChar w:fldCharType="separate"/>
      </w:r>
      <w:r w:rsidR="00A52ACD">
        <w:rPr>
          <w:color w:val="000000"/>
        </w:rPr>
        <w:t>(</w:t>
      </w:r>
      <w:proofErr w:type="spellStart"/>
      <w:r w:rsidR="00A52ACD">
        <w:rPr>
          <w:color w:val="000000"/>
        </w:rPr>
        <w:t>Kleinjan</w:t>
      </w:r>
      <w:proofErr w:type="spellEnd"/>
      <w:r w:rsidR="00A52ACD">
        <w:rPr>
          <w:color w:val="000000"/>
        </w:rPr>
        <w:t xml:space="preserve"> &amp; Coutinho, 2009)</w:t>
      </w:r>
      <w:r w:rsidR="00A52ACD">
        <w:rPr>
          <w:color w:val="000000"/>
        </w:rPr>
        <w:fldChar w:fldCharType="end"/>
      </w:r>
      <w:r>
        <w:t xml:space="preserve">. </w:t>
      </w:r>
      <w:ins w:id="425" w:author="Alison Wright" w:date="2024-10-30T12:15:00Z" w16du:dateUtc="2024-10-30T12:15:00Z">
        <w:r w:rsidR="004B3C5D">
          <w:t>Therefore, using our scRNA-seq data, we tested the extent to which the meiotic driver perturbs fundamental patterns of sex chromosome regulation and gene expression more broadly across spermatogenesis (Figure 4).</w:t>
        </w:r>
      </w:ins>
      <w:del w:id="426" w:author="Alison Wright" w:date="2024-10-30T12:15:00Z" w16du:dateUtc="2024-10-30T12:15:00Z">
        <w:r w:rsidDel="004B3C5D">
          <w:delText>Therefore, we tested the consequences of the meiotic driver for the evolution of gene expression across spermatogenesis (Figure 4).</w:delText>
        </w:r>
      </w:del>
    </w:p>
    <w:p w14:paraId="0F6E7CBB" w14:textId="77777777" w:rsidR="004B3C5D" w:rsidRDefault="004B3C5D" w:rsidP="008345D1">
      <w:pPr>
        <w:snapToGrid w:val="0"/>
        <w:spacing w:before="240" w:after="240" w:line="391" w:lineRule="auto"/>
        <w:rPr>
          <w:ins w:id="427" w:author="Alison Wright" w:date="2024-10-30T12:15:00Z" w16du:dateUtc="2024-10-30T12:15:00Z"/>
        </w:rPr>
      </w:pPr>
    </w:p>
    <w:p w14:paraId="2C046FFC" w14:textId="05FC1490" w:rsidR="00A52ACD" w:rsidDel="004B3C5D" w:rsidRDefault="002356AC" w:rsidP="008345D1">
      <w:pPr>
        <w:snapToGrid w:val="0"/>
        <w:spacing w:before="240" w:after="240" w:line="391" w:lineRule="auto"/>
        <w:rPr>
          <w:del w:id="428" w:author="Alison Wright" w:date="2024-10-29T10:12:00Z" w16du:dateUtc="2024-10-29T10:12:00Z"/>
        </w:rPr>
      </w:pPr>
      <w:r>
        <w:t>First, as in standard males, we find no evidence for meiotic sex chromosome inactivation (Figure</w:t>
      </w:r>
      <w:ins w:id="429" w:author="Alison Wright" w:date="2024-10-29T10:12:00Z" w16du:dateUtc="2024-10-29T10:12:00Z">
        <w:r w:rsidR="00756DB8">
          <w:t>s</w:t>
        </w:r>
      </w:ins>
      <w:r>
        <w:t xml:space="preserve"> 4a, 4b &amp; S6) and </w:t>
      </w:r>
      <w:del w:id="430" w:author="Alison Wright" w:date="2024-10-29T10:12:00Z" w16du:dateUtc="2024-10-29T10:12:00Z">
        <w:r w:rsidDel="00756DB8">
          <w:delText xml:space="preserve">conserved </w:delText>
        </w:r>
      </w:del>
      <w:ins w:id="431" w:author="Alison Wright" w:date="2024-10-29T10:12:00Z" w16du:dateUtc="2024-10-29T10:12:00Z">
        <w:r w:rsidR="00756DB8">
          <w:t xml:space="preserve">similar </w:t>
        </w:r>
      </w:ins>
      <w:r>
        <w:t xml:space="preserve">patterns of </w:t>
      </w:r>
      <w:del w:id="432" w:author="Alison Wright" w:date="2024-10-29T10:12:00Z" w16du:dateUtc="2024-10-29T10:12:00Z">
        <w:r w:rsidDel="00756DB8">
          <w:delText xml:space="preserve">DC </w:delText>
        </w:r>
      </w:del>
      <w:ins w:id="433" w:author="Alison Wright" w:date="2024-10-29T10:12:00Z" w16du:dateUtc="2024-10-29T10:12:00Z">
        <w:r w:rsidR="00756DB8">
          <w:t>dosage compensation</w:t>
        </w:r>
      </w:ins>
      <w:ins w:id="434" w:author="Alison Wright" w:date="2024-10-30T12:15:00Z" w16du:dateUtc="2024-10-30T12:15:00Z">
        <w:r w:rsidR="004B3C5D">
          <w:t xml:space="preserve"> on the driver X</w:t>
        </w:r>
      </w:ins>
      <w:ins w:id="435" w:author="Alison Wright" w:date="2024-10-29T10:12:00Z" w16du:dateUtc="2024-10-29T10:12:00Z">
        <w:r w:rsidR="00756DB8">
          <w:t xml:space="preserve"> </w:t>
        </w:r>
      </w:ins>
      <w:r>
        <w:t xml:space="preserve">(Figure 4c). The only exception is a marginal increase in relative X-wide expression in primary spermatocytes in drive relative to standard males (p &lt; 0.05). Together, these patterns suggest that there is no widespread dysregulation of the X chromosome across spermatogenesis </w:t>
      </w:r>
      <w:proofErr w:type="gramStart"/>
      <w:r>
        <w:t>as a consequence of</w:t>
      </w:r>
      <w:proofErr w:type="gramEnd"/>
      <w:r>
        <w:t xml:space="preserve"> </w:t>
      </w:r>
      <w:ins w:id="436" w:author="Alison Wright" w:date="2024-10-29T10:12:00Z" w16du:dateUtc="2024-10-29T10:12:00Z">
        <w:r w:rsidR="00756DB8">
          <w:t xml:space="preserve">meiotic </w:t>
        </w:r>
      </w:ins>
      <w:r>
        <w:t xml:space="preserve">drive. </w:t>
      </w:r>
    </w:p>
    <w:p w14:paraId="514BF95D" w14:textId="77777777" w:rsidR="004B3C5D" w:rsidRDefault="004B3C5D" w:rsidP="008345D1">
      <w:pPr>
        <w:snapToGrid w:val="0"/>
        <w:spacing w:before="240" w:after="240" w:line="391" w:lineRule="auto"/>
      </w:pPr>
    </w:p>
    <w:p w14:paraId="43A31C3C" w14:textId="77777777" w:rsidR="004B3C5D" w:rsidRDefault="004B3C5D" w:rsidP="008345D1">
      <w:pPr>
        <w:snapToGrid w:val="0"/>
        <w:spacing w:before="240" w:after="240" w:line="391" w:lineRule="auto"/>
      </w:pPr>
      <w:r>
        <w:t>Strikingly, we observe only a limited number of genes that are differentially expressed between standard and driver males across either the autosomes or X chromosome in each cell type (Figure S7, Tables S6 &amp; S8). This contrasts previous bulk RNA-</w:t>
      </w:r>
      <w:proofErr w:type="spellStart"/>
      <w:r>
        <w:t>seq</w:t>
      </w:r>
      <w:proofErr w:type="spellEnd"/>
      <w:r>
        <w:t xml:space="preserve"> studies in </w:t>
      </w:r>
      <w:r>
        <w:rPr>
          <w:i/>
        </w:rPr>
        <w:t xml:space="preserve">T. dalmanni </w:t>
      </w:r>
      <w:r w:rsidRPr="009D7445">
        <w:fldChar w:fldCharType="begin"/>
      </w:r>
      <w:r w:rsidRPr="00756DB8">
        <w:instrText>HYPERLINK "https://paperpile.com/c/UqA1L6/1skKe+2jbD" \h</w:instrText>
      </w:r>
      <w:r w:rsidRPr="009D7445">
        <w:fldChar w:fldCharType="separate"/>
      </w:r>
      <w:r w:rsidRPr="009D7445">
        <w:rPr>
          <w:color w:val="000000"/>
        </w:rPr>
        <w:t>(Reinhardt et al., 2014, 2023)</w:t>
      </w:r>
      <w:r w:rsidRPr="009D7445">
        <w:rPr>
          <w:color w:val="000000"/>
        </w:rPr>
        <w:fldChar w:fldCharType="end"/>
      </w:r>
      <w:r>
        <w:t xml:space="preserve"> that suggest a significant portion of the genome has diverged in expression (~600 genes) in response to the meiotic driver. </w:t>
      </w:r>
      <w:commentRangeStart w:id="437"/>
      <w:r>
        <w:t>Notably</w:t>
      </w:r>
      <w:commentRangeEnd w:id="437"/>
      <w:r w:rsidR="009A0DFF">
        <w:rPr>
          <w:rStyle w:val="CommentReference"/>
        </w:rPr>
        <w:commentReference w:id="437"/>
      </w:r>
      <w:r>
        <w:t xml:space="preserve">, only one of the genes, </w:t>
      </w:r>
      <w:r w:rsidRPr="009D7445">
        <w:rPr>
          <w:i/>
          <w:iCs/>
        </w:rPr>
        <w:t>mcm10</w:t>
      </w:r>
      <w:r>
        <w:t xml:space="preserve">, that Reinhardt et al. </w:t>
      </w:r>
      <w:r>
        <w:fldChar w:fldCharType="begin"/>
      </w:r>
      <w:r>
        <w:instrText>HYPERLINK "https://paperpile.com/c/UqA1L6/1skKe" \h</w:instrText>
      </w:r>
      <w:r>
        <w:fldChar w:fldCharType="separate"/>
      </w:r>
      <w:r>
        <w:rPr>
          <w:color w:val="000000"/>
        </w:rPr>
        <w:t>(Reinhardt et al., 2023)</w:t>
      </w:r>
      <w:r>
        <w:rPr>
          <w:color w:val="000000"/>
        </w:rPr>
        <w:fldChar w:fldCharType="end"/>
      </w:r>
      <w:r>
        <w:t xml:space="preserve"> identified was also differentially expressed in our dataset. This discrepancy is most likely an outcome of measuring differential expression from bulk approaches, which represent an average of expression across entire populations of distinct cell types and can lead to false inferences of regulatory variation </w:t>
      </w:r>
      <w:r>
        <w:fldChar w:fldCharType="begin"/>
      </w:r>
      <w:r>
        <w:instrText>HYPERLINK "https://paperpile.com/c/UqA1L6/EDFZ+Cja4+kZee" \h</w:instrText>
      </w:r>
      <w:r>
        <w:fldChar w:fldCharType="separate"/>
      </w:r>
      <w:r>
        <w:rPr>
          <w:color w:val="000000"/>
        </w:rPr>
        <w:t>(Montgomery &amp; Mank, 2016; Price et al., 2022a, 2022b)</w:t>
      </w:r>
      <w:r>
        <w:rPr>
          <w:color w:val="000000"/>
        </w:rPr>
        <w:fldChar w:fldCharType="end"/>
      </w:r>
      <w:r>
        <w:t>.</w:t>
      </w:r>
    </w:p>
    <w:p w14:paraId="6360DA49" w14:textId="77777777" w:rsidR="004B3C5D" w:rsidRDefault="004B3C5D" w:rsidP="008345D1">
      <w:pPr>
        <w:snapToGrid w:val="0"/>
        <w:spacing w:before="240" w:after="240" w:line="391" w:lineRule="auto"/>
      </w:pPr>
    </w:p>
    <w:p w14:paraId="799A86E8" w14:textId="77777777" w:rsidR="004B3C5D" w:rsidDel="004B3C5D" w:rsidRDefault="004B3C5D" w:rsidP="008345D1">
      <w:pPr>
        <w:snapToGrid w:val="0"/>
        <w:spacing w:before="240" w:after="240" w:line="391" w:lineRule="auto"/>
        <w:rPr>
          <w:del w:id="438" w:author="Alison Wright" w:date="2024-10-30T12:16:00Z" w16du:dateUtc="2024-10-30T12:16:00Z"/>
        </w:rPr>
      </w:pPr>
    </w:p>
    <w:p w14:paraId="4148D5B6" w14:textId="77777777" w:rsidR="00A52ACD" w:rsidDel="00756DB8" w:rsidRDefault="00A52ACD" w:rsidP="008345D1">
      <w:pPr>
        <w:snapToGrid w:val="0"/>
        <w:spacing w:before="240" w:after="240" w:line="391" w:lineRule="auto"/>
        <w:rPr>
          <w:del w:id="439" w:author="Alison Wright" w:date="2024-10-29T10:12:00Z" w16du:dateUtc="2024-10-29T10:12:00Z"/>
        </w:rPr>
      </w:pPr>
    </w:p>
    <w:p w14:paraId="223B912E" w14:textId="77777777" w:rsidR="00A52ACD" w:rsidDel="004B3C5D" w:rsidRDefault="00A52ACD" w:rsidP="008345D1">
      <w:pPr>
        <w:snapToGrid w:val="0"/>
        <w:spacing w:before="240" w:after="240" w:line="391" w:lineRule="auto"/>
        <w:rPr>
          <w:del w:id="440" w:author="Alison Wright" w:date="2024-10-30T12:16:00Z" w16du:dateUtc="2024-10-30T12:16:00Z"/>
        </w:rPr>
      </w:pPr>
    </w:p>
    <w:p w14:paraId="623D5CB6" w14:textId="77777777" w:rsidR="00A52ACD" w:rsidRDefault="00A52ACD" w:rsidP="008345D1">
      <w:pPr>
        <w:snapToGrid w:val="0"/>
        <w:spacing w:before="240" w:after="240" w:line="391" w:lineRule="auto"/>
      </w:pPr>
    </w:p>
    <w:p w14:paraId="671AAB80" w14:textId="77777777" w:rsidR="00A52ACD" w:rsidRDefault="002356AC" w:rsidP="008345D1">
      <w:pPr>
        <w:snapToGrid w:val="0"/>
        <w:spacing w:before="240" w:after="240" w:line="391" w:lineRule="auto"/>
      </w:pPr>
      <w:r>
        <w:rPr>
          <w:noProof/>
        </w:rPr>
        <w:drawing>
          <wp:inline distT="114300" distB="114300" distL="114300" distR="114300" wp14:anchorId="6B93A2FE" wp14:editId="19E0D905">
            <wp:extent cx="5731200" cy="2578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578100"/>
                    </a:xfrm>
                    <a:prstGeom prst="rect">
                      <a:avLst/>
                    </a:prstGeom>
                    <a:ln/>
                  </pic:spPr>
                </pic:pic>
              </a:graphicData>
            </a:graphic>
          </wp:inline>
        </w:drawing>
      </w:r>
    </w:p>
    <w:p w14:paraId="0532313C" w14:textId="77777777" w:rsidR="00A52ACD" w:rsidRDefault="002356AC" w:rsidP="008345D1">
      <w:pPr>
        <w:pStyle w:val="Heading2"/>
        <w:snapToGrid w:val="0"/>
        <w:spacing w:before="240" w:after="240" w:line="391" w:lineRule="auto"/>
      </w:pPr>
      <w:bookmarkStart w:id="441" w:name="_3alev1p2i71t" w:colFirst="0" w:colLast="0"/>
      <w:bookmarkEnd w:id="441"/>
      <w:commentRangeStart w:id="442"/>
      <w:r>
        <w:t xml:space="preserve">Figure 4: </w:t>
      </w:r>
      <w:commentRangeEnd w:id="442"/>
      <w:r w:rsidR="004B3C5D">
        <w:rPr>
          <w:rStyle w:val="CommentReference"/>
          <w:b w:val="0"/>
          <w:i w:val="0"/>
        </w:rPr>
        <w:commentReference w:id="442"/>
      </w:r>
      <w:r>
        <w:t>Conservation of X-linked regulation in the germline of drive males</w:t>
      </w:r>
    </w:p>
    <w:p w14:paraId="71977534" w14:textId="77777777" w:rsidR="00A52ACD" w:rsidRDefault="002356AC" w:rsidP="008345D1">
      <w:pPr>
        <w:snapToGrid w:val="0"/>
        <w:spacing w:before="240" w:after="240" w:line="391" w:lineRule="auto"/>
      </w:pPr>
      <w:r>
        <w:rPr>
          <w:b/>
          <w:i/>
        </w:rPr>
        <w:t>(a)</w:t>
      </w:r>
      <w:r>
        <w:rPr>
          <w:i/>
        </w:rPr>
        <w:t xml:space="preserve"> Loess curves fit to the relative number of X-linked genes expressed across spermatogenesis for standard (ST) and drive (SR) male cell types separately. For each cell, the number of detected X-linked genes divided by the number of expressed autosomal genes (gene classified as expressed if counts &gt; 1) is shown. Filled area is the standard deviation. </w:t>
      </w:r>
      <w:r>
        <w:rPr>
          <w:b/>
          <w:i/>
        </w:rPr>
        <w:t xml:space="preserve">(b) </w:t>
      </w:r>
      <w:r>
        <w:rPr>
          <w:i/>
        </w:rPr>
        <w:t xml:space="preserve">Boxplot of cell type abundances across pseudotime. </w:t>
      </w:r>
      <w:r>
        <w:rPr>
          <w:b/>
          <w:i/>
        </w:rPr>
        <w:t xml:space="preserve">(c) </w:t>
      </w:r>
      <w:r>
        <w:rPr>
          <w:i/>
        </w:rPr>
        <w:t>Boxplots of log</w:t>
      </w:r>
      <w:r>
        <w:rPr>
          <w:i/>
          <w:vertAlign w:val="subscript"/>
        </w:rPr>
        <w:t>2</w:t>
      </w:r>
      <w:r>
        <w:rPr>
          <w:i/>
        </w:rPr>
        <w:t>(</w:t>
      </w:r>
      <w:proofErr w:type="gramStart"/>
      <w:r>
        <w:rPr>
          <w:i/>
        </w:rPr>
        <w:t>X:A</w:t>
      </w:r>
      <w:proofErr w:type="gramEnd"/>
      <w:r>
        <w:rPr>
          <w:i/>
        </w:rPr>
        <w:t>) ratios across cell types in standard (ST) and drive (SR) males. Line at 0 repres</w:t>
      </w:r>
      <w:r>
        <w:rPr>
          <w:i/>
        </w:rPr>
        <w:t xml:space="preserve">ents even expression of autosomal and X-linked genes and at -1 represents 50% X-linked expression and complete lack of dosage compensation. A two-sided Wilcox test was used to determine if values for each cell type varied between ST and SR individuals. p &lt; </w:t>
      </w:r>
      <w:proofErr w:type="gramStart"/>
      <w:r>
        <w:rPr>
          <w:i/>
        </w:rPr>
        <w:t>0.05  =</w:t>
      </w:r>
      <w:proofErr w:type="gramEnd"/>
      <w:r>
        <w:rPr>
          <w:i/>
        </w:rPr>
        <w:t xml:space="preserve"> * </w:t>
      </w:r>
      <w:r>
        <w:rPr>
          <w:b/>
          <w:i/>
        </w:rPr>
        <w:t xml:space="preserve">(d) </w:t>
      </w:r>
      <w:r>
        <w:rPr>
          <w:i/>
        </w:rPr>
        <w:t>Proportions of expressed autosomal (dark grey) or X-linked (light grey) genes in each cell type that were differentially expressed between ST and SR individuals.</w:t>
      </w:r>
    </w:p>
    <w:p w14:paraId="5A7844C0" w14:textId="77777777" w:rsidR="00A52ACD" w:rsidRDefault="00A52ACD" w:rsidP="008345D1">
      <w:pPr>
        <w:snapToGrid w:val="0"/>
        <w:spacing w:before="240" w:after="240" w:line="391" w:lineRule="auto"/>
      </w:pPr>
    </w:p>
    <w:p w14:paraId="52F25323" w14:textId="65667DE8" w:rsidR="00A52ACD" w:rsidDel="004B3C5D" w:rsidRDefault="002356AC" w:rsidP="008345D1">
      <w:pPr>
        <w:snapToGrid w:val="0"/>
        <w:spacing w:before="240" w:after="240" w:line="391" w:lineRule="auto"/>
        <w:rPr>
          <w:del w:id="443" w:author="Alison Wright" w:date="2024-10-30T12:16:00Z" w16du:dateUtc="2024-10-30T12:16:00Z"/>
        </w:rPr>
      </w:pPr>
      <w:del w:id="444" w:author="Alison Wright" w:date="2024-10-30T12:16:00Z" w16du:dateUtc="2024-10-30T12:16:00Z">
        <w:r w:rsidDel="004B3C5D">
          <w:delText xml:space="preserve">Strikingly, we observe only a limited number of genes that are differentially expressed between standard and driver males across either the autosomes or X chromosome in each cell type (Figure S7, Tables S6 &amp; S8). This contrasts previous bulk RNA-seq studies in </w:delText>
        </w:r>
        <w:r w:rsidDel="004B3C5D">
          <w:rPr>
            <w:i/>
          </w:rPr>
          <w:delText xml:space="preserve">T. dalmanni </w:delText>
        </w:r>
        <w:r w:rsidRPr="00756DB8" w:rsidDel="004B3C5D">
          <w:fldChar w:fldCharType="begin"/>
        </w:r>
        <w:r w:rsidRPr="00756DB8" w:rsidDel="004B3C5D">
          <w:delInstrText>HYPERLINK "https://paperpile.com/c/UqA1L6/1skKe+2jbD" \h</w:delInstrText>
        </w:r>
        <w:r w:rsidRPr="00756DB8" w:rsidDel="004B3C5D">
          <w:fldChar w:fldCharType="separate"/>
        </w:r>
        <w:r w:rsidRPr="00756DB8" w:rsidDel="004B3C5D">
          <w:rPr>
            <w:color w:val="000000"/>
            <w:rPrChange w:id="445" w:author="Alison Wright" w:date="2024-10-29T10:13:00Z" w16du:dateUtc="2024-10-29T10:13:00Z">
              <w:rPr>
                <w:i/>
                <w:iCs/>
                <w:color w:val="000000"/>
              </w:rPr>
            </w:rPrChange>
          </w:rPr>
          <w:delText>(Reinhardt et al., 2014, 2023)</w:delText>
        </w:r>
        <w:r w:rsidRPr="00756DB8" w:rsidDel="004B3C5D">
          <w:rPr>
            <w:color w:val="000000"/>
            <w:rPrChange w:id="446" w:author="Alison Wright" w:date="2024-10-29T10:13:00Z" w16du:dateUtc="2024-10-29T10:13:00Z">
              <w:rPr>
                <w:i/>
                <w:iCs/>
                <w:color w:val="000000"/>
              </w:rPr>
            </w:rPrChange>
          </w:rPr>
          <w:fldChar w:fldCharType="end"/>
        </w:r>
        <w:r w:rsidDel="004B3C5D">
          <w:delText xml:space="preserve"> that suggest a significant portion of the genome has diverged in expression (~600 genes) in response to the meiotic driver. Notably, only one of the genes, </w:delText>
        </w:r>
        <w:r w:rsidRPr="00756DB8" w:rsidDel="004B3C5D">
          <w:rPr>
            <w:i/>
            <w:iCs/>
            <w:rPrChange w:id="447" w:author="Alison Wright" w:date="2024-10-29T10:13:00Z" w16du:dateUtc="2024-10-29T10:13:00Z">
              <w:rPr/>
            </w:rPrChange>
          </w:rPr>
          <w:delText>mcm10</w:delText>
        </w:r>
        <w:r w:rsidDel="004B3C5D">
          <w:delText xml:space="preserve">, that Reinhardt et al. </w:delText>
        </w:r>
      </w:del>
      <w:del w:id="448" w:author="Alison Wright" w:date="2024-10-29T10:13:00Z" w16du:dateUtc="2024-10-29T10:13:00Z">
        <w:r w:rsidDel="00756DB8">
          <w:delText>(</w:delText>
        </w:r>
      </w:del>
      <w:del w:id="449" w:author="Alison Wright" w:date="2024-10-30T12:16:00Z" w16du:dateUtc="2024-10-30T12:16:00Z">
        <w:r w:rsidR="00A52ACD" w:rsidDel="004B3C5D">
          <w:fldChar w:fldCharType="begin"/>
        </w:r>
        <w:r w:rsidR="00A52ACD" w:rsidDel="004B3C5D">
          <w:delInstrText>HYPERLINK "https://paperpile.com/c/UqA1L6/1skKe" \h</w:delInstrText>
        </w:r>
        <w:r w:rsidR="00A52ACD" w:rsidDel="004B3C5D">
          <w:fldChar w:fldCharType="separate"/>
        </w:r>
        <w:r w:rsidR="00A52ACD" w:rsidDel="004B3C5D">
          <w:rPr>
            <w:color w:val="000000"/>
          </w:rPr>
          <w:delText>(Reinhardt et al., 2023)</w:delText>
        </w:r>
        <w:r w:rsidR="00A52ACD" w:rsidDel="004B3C5D">
          <w:rPr>
            <w:color w:val="000000"/>
          </w:rPr>
          <w:fldChar w:fldCharType="end"/>
        </w:r>
        <w:r w:rsidDel="004B3C5D">
          <w:delText xml:space="preserve"> identified was also differentially expressed in our dataset. This discrepancy is most likely an outcome of measuring differential expression from bulk approaches, which represent an average of expression across entire populations of distinct cell types and can lead to false inferences of regulatory variation </w:delText>
        </w:r>
        <w:r w:rsidR="00A52ACD" w:rsidDel="004B3C5D">
          <w:fldChar w:fldCharType="begin"/>
        </w:r>
        <w:r w:rsidR="00A52ACD" w:rsidDel="004B3C5D">
          <w:delInstrText>HYPERLINK "https://paperpile.com/c/UqA1L6/EDFZ+Cja4+kZee" \h</w:delInstrText>
        </w:r>
        <w:r w:rsidR="00A52ACD" w:rsidDel="004B3C5D">
          <w:fldChar w:fldCharType="separate"/>
        </w:r>
        <w:r w:rsidR="00A52ACD" w:rsidDel="004B3C5D">
          <w:rPr>
            <w:color w:val="000000"/>
          </w:rPr>
          <w:delText>(Montgomery &amp; Mank, 2016; Price et al., 2022a, 2022b)</w:delText>
        </w:r>
        <w:r w:rsidR="00A52ACD" w:rsidDel="004B3C5D">
          <w:rPr>
            <w:color w:val="000000"/>
          </w:rPr>
          <w:fldChar w:fldCharType="end"/>
        </w:r>
        <w:r w:rsidDel="004B3C5D">
          <w:delText>.</w:delText>
        </w:r>
      </w:del>
    </w:p>
    <w:p w14:paraId="356C5A4E" w14:textId="01905E7C" w:rsidR="00A52ACD" w:rsidRDefault="002356AC" w:rsidP="008345D1">
      <w:pPr>
        <w:snapToGrid w:val="0"/>
        <w:spacing w:before="240" w:after="240" w:line="391" w:lineRule="auto"/>
      </w:pPr>
      <w:r>
        <w:t xml:space="preserve">The differentially expressed genes we do observe are disproportionately located on the X chromosome across most cell types (Figure 4d, Tables S6, S7 &amp; S8). Additionally, these genes are evenly distributed across the entire X and not localised to a specific region (Figure S8). Whilst we cannot distinguish whether X-linked enrichment is a result of indirect or direct effects of the driver, interestingly, this pattern is most pronounced in the spermatids (p = 0.006), with </w:t>
      </w:r>
      <w:del w:id="450" w:author="Alison Wright" w:date="2024-10-29T10:19:00Z" w16du:dateUtc="2024-10-29T10:19:00Z">
        <w:r w:rsidDel="00FC5CD2">
          <w:delText>the vast majority of</w:delText>
        </w:r>
      </w:del>
      <w:ins w:id="451" w:author="Alison Wright" w:date="2024-10-29T10:19:00Z" w16du:dateUtc="2024-10-29T10:19:00Z">
        <w:r w:rsidR="00FC5CD2">
          <w:t>most</w:t>
        </w:r>
      </w:ins>
      <w:r>
        <w:t xml:space="preserve"> differentially expressed genes being X-linked (42/50). This is consistent with the earlier finding that the driver likely acts through improper maturation of spermatids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w:t>
      </w:r>
    </w:p>
    <w:p w14:paraId="18D12E17" w14:textId="10097676" w:rsidR="00A52ACD" w:rsidRDefault="002356AC" w:rsidP="008345D1">
      <w:pPr>
        <w:snapToGrid w:val="0"/>
        <w:spacing w:before="240" w:after="240" w:line="391" w:lineRule="auto"/>
      </w:pPr>
      <w:r>
        <w:t xml:space="preserve">Similarly, we also observe few genes with significantly differential trajectories between standard </w:t>
      </w:r>
      <w:del w:id="452" w:author="Alison Wright" w:date="2024-10-30T12:17:00Z" w16du:dateUtc="2024-10-30T12:17:00Z">
        <w:r w:rsidDel="008345D1">
          <w:delText xml:space="preserve">(ST) </w:delText>
        </w:r>
      </w:del>
      <w:r>
        <w:t xml:space="preserve">and drive </w:t>
      </w:r>
      <w:del w:id="453" w:author="Alison Wright" w:date="2024-10-30T12:17:00Z" w16du:dateUtc="2024-10-30T12:17:00Z">
        <w:r w:rsidDel="008345D1">
          <w:delText xml:space="preserve">(SR) </w:delText>
        </w:r>
      </w:del>
      <w:r>
        <w:t xml:space="preserve">spermatogenesis. Trajectory analyses allow us to test whether genes are differentially regulated across developmental time, rather than at distinct, self-assigned timepoints that include cells spanning developmental states. Briefly, we assigned pseudotime points to each germ cell and fitted a Generalised Additive Model (GAM) for standard </w:t>
      </w:r>
      <w:del w:id="454" w:author="Alison Wright" w:date="2024-10-30T12:17:00Z" w16du:dateUtc="2024-10-30T12:17:00Z">
        <w:r w:rsidDel="008345D1">
          <w:delText xml:space="preserve">(ST) </w:delText>
        </w:r>
      </w:del>
      <w:r>
        <w:t xml:space="preserve">and drive </w:t>
      </w:r>
      <w:del w:id="455" w:author="Alison Wright" w:date="2024-10-30T12:17:00Z" w16du:dateUtc="2024-10-30T12:17:00Z">
        <w:r w:rsidDel="008345D1">
          <w:delText xml:space="preserve">(SR) </w:delText>
        </w:r>
      </w:del>
      <w:r>
        <w:t>cells independently for expression of each gene. To ensure high confidence in the identified trajectories, genes with no association</w:t>
      </w:r>
      <w:r>
        <w:t xml:space="preserve"> between pseudotime and expression were removed. Of the 5047 genes maintained for this analysis, only 260 had significantly differential trajectories between standard </w:t>
      </w:r>
      <w:del w:id="456" w:author="Alison Wright" w:date="2024-10-30T14:24:00Z" w16du:dateUtc="2024-10-30T14:24:00Z">
        <w:r w:rsidDel="0030206F">
          <w:delText xml:space="preserve">(ST) </w:delText>
        </w:r>
      </w:del>
      <w:r>
        <w:t xml:space="preserve">and drive </w:t>
      </w:r>
      <w:del w:id="457" w:author="Alison Wright" w:date="2024-10-30T14:24:00Z" w16du:dateUtc="2024-10-30T14:24:00Z">
        <w:r w:rsidDel="0030206F">
          <w:delText xml:space="preserve">(SR) </w:delText>
        </w:r>
      </w:del>
      <w:r>
        <w:t>spermatogenesis (Table S9). These genes are enriched for gene ontology terms including cilia, axoneme, and cell projection assembly (Table S10), suggesting that the driver may interfere with proper sperm development by affecting sperm motility.</w:t>
      </w:r>
    </w:p>
    <w:p w14:paraId="2BE1F456" w14:textId="32014780" w:rsidR="00A52ACD" w:rsidRDefault="002356AC" w:rsidP="008345D1">
      <w:pPr>
        <w:snapToGrid w:val="0"/>
        <w:spacing w:before="240" w:after="240" w:line="391" w:lineRule="auto"/>
        <w:rPr>
          <w:ins w:id="458" w:author="Alison Wright" w:date="2024-10-30T12:18:00Z" w16du:dateUtc="2024-10-30T12:18:00Z"/>
        </w:rPr>
      </w:pPr>
      <w:r>
        <w:t xml:space="preserve">Using our analyses of differential expression and trajectory, we sought to identify candidates for functional aspects of the driver. Of those we found, many are associated with sperm motility and function (Figure S9). Notably, </w:t>
      </w:r>
      <w:r>
        <w:rPr>
          <w:i/>
        </w:rPr>
        <w:t>Grip75</w:t>
      </w:r>
      <w:r>
        <w:t xml:space="preserve"> is required for tethering of microtubules, and </w:t>
      </w:r>
      <w:r>
        <w:rPr>
          <w:i/>
        </w:rPr>
        <w:t>Drosophila</w:t>
      </w:r>
      <w:r>
        <w:t xml:space="preserve"> mutants of this gene are sterile with defects in meiosis and sperm motility </w:t>
      </w:r>
      <w:r w:rsidR="00A52ACD">
        <w:fldChar w:fldCharType="begin"/>
      </w:r>
      <w:r w:rsidR="00A52ACD">
        <w:instrText>HYPERLINK "https://paperpile.com/c/UqA1L6/X0sz" \h</w:instrText>
      </w:r>
      <w:r w:rsidR="00A52ACD">
        <w:fldChar w:fldCharType="separate"/>
      </w:r>
      <w:r w:rsidR="00A52ACD">
        <w:rPr>
          <w:color w:val="000000"/>
        </w:rPr>
        <w:t>(Vogt et al., 2006)</w:t>
      </w:r>
      <w:r w:rsidR="00A52ACD">
        <w:rPr>
          <w:color w:val="000000"/>
        </w:rPr>
        <w:fldChar w:fldCharType="end"/>
      </w:r>
      <w:r>
        <w:t xml:space="preserve">. Consistent with this phenotype, </w:t>
      </w:r>
      <w:r>
        <w:rPr>
          <w:i/>
        </w:rPr>
        <w:t>Grip75</w:t>
      </w:r>
      <w:r>
        <w:t xml:space="preserve"> is X-linked and expressed at significantly lower levels in </w:t>
      </w:r>
      <w:r>
        <w:rPr>
          <w:i/>
        </w:rPr>
        <w:t>T. dalmanni</w:t>
      </w:r>
      <w:r>
        <w:t xml:space="preserve"> drive individuals, particularly in the later stages of spermatogenesis. Similarly, we identify differential expression of </w:t>
      </w:r>
      <w:proofErr w:type="spellStart"/>
      <w:r>
        <w:rPr>
          <w:i/>
        </w:rPr>
        <w:t>Tsr</w:t>
      </w:r>
      <w:proofErr w:type="spellEnd"/>
      <w:r>
        <w:rPr>
          <w:i/>
        </w:rPr>
        <w:t xml:space="preserve">, Drosophila </w:t>
      </w:r>
      <w:r>
        <w:t xml:space="preserve">mutants of which are unable to perform proper cytokinesis at meiosis I and II </w:t>
      </w:r>
      <w:r w:rsidR="00A52ACD">
        <w:fldChar w:fldCharType="begin"/>
      </w:r>
      <w:r w:rsidR="00A52ACD">
        <w:instrText>HYPERLINK "https://paperpile.com/c/UqA1L6/eU7K" \h</w:instrText>
      </w:r>
      <w:r w:rsidR="00A52ACD">
        <w:fldChar w:fldCharType="separate"/>
      </w:r>
      <w:r w:rsidR="00A52ACD">
        <w:rPr>
          <w:color w:val="000000"/>
        </w:rPr>
        <w:t>(</w:t>
      </w:r>
      <w:proofErr w:type="spellStart"/>
      <w:r w:rsidR="00A52ACD">
        <w:rPr>
          <w:color w:val="000000"/>
        </w:rPr>
        <w:t>Gunsalus</w:t>
      </w:r>
      <w:proofErr w:type="spellEnd"/>
      <w:r w:rsidR="00A52ACD">
        <w:rPr>
          <w:color w:val="000000"/>
        </w:rPr>
        <w:t xml:space="preserve"> et al., 1995)</w:t>
      </w:r>
      <w:r w:rsidR="00A52ACD">
        <w:rPr>
          <w:color w:val="000000"/>
        </w:rPr>
        <w:fldChar w:fldCharType="end"/>
      </w:r>
      <w:r>
        <w:rPr>
          <w:i/>
        </w:rPr>
        <w:t xml:space="preserve">. </w:t>
      </w:r>
      <w:r>
        <w:t xml:space="preserve">This gene is X-linked in </w:t>
      </w:r>
      <w:r>
        <w:rPr>
          <w:i/>
        </w:rPr>
        <w:t>T. dalmanni</w:t>
      </w:r>
      <w:r>
        <w:t xml:space="preserve"> and has significantly lower expression in spermatocytes of drive individuals and exhibits a different trajectory between standard and drive spermatogenesis. Finally, </w:t>
      </w:r>
      <w:r>
        <w:rPr>
          <w:i/>
        </w:rPr>
        <w:t>Ced-12</w:t>
      </w:r>
      <w:r>
        <w:t xml:space="preserve"> is required for apoptotic cell clearance </w:t>
      </w:r>
      <w:r w:rsidR="00A52ACD">
        <w:fldChar w:fldCharType="begin"/>
      </w:r>
      <w:r w:rsidR="00A52ACD">
        <w:instrText>HYPERLINK "https://paperpile.com/c/UqA1L6/DfGs" \h</w:instrText>
      </w:r>
      <w:r w:rsidR="00A52ACD">
        <w:fldChar w:fldCharType="separate"/>
      </w:r>
      <w:r w:rsidR="00A52ACD">
        <w:rPr>
          <w:color w:val="000000"/>
        </w:rPr>
        <w:t xml:space="preserve">(Van </w:t>
      </w:r>
      <w:proofErr w:type="spellStart"/>
      <w:r w:rsidR="00A52ACD">
        <w:rPr>
          <w:color w:val="000000"/>
        </w:rPr>
        <w:t>Goethem</w:t>
      </w:r>
      <w:proofErr w:type="spellEnd"/>
      <w:r w:rsidR="00A52ACD">
        <w:rPr>
          <w:color w:val="000000"/>
        </w:rPr>
        <w:t xml:space="preserve"> et al., 2012)</w:t>
      </w:r>
      <w:r w:rsidR="00A52ACD">
        <w:rPr>
          <w:color w:val="000000"/>
        </w:rPr>
        <w:fldChar w:fldCharType="end"/>
      </w:r>
      <w:r>
        <w:t xml:space="preserve"> with </w:t>
      </w:r>
      <w:r>
        <w:rPr>
          <w:i/>
        </w:rPr>
        <w:t>Drosophila</w:t>
      </w:r>
      <w:r>
        <w:t xml:space="preserve"> mutants showing significantly increased spermatogonia volume </w:t>
      </w:r>
      <w:r w:rsidR="00A52ACD">
        <w:fldChar w:fldCharType="begin"/>
      </w:r>
      <w:r w:rsidR="00A52ACD">
        <w:instrText>HYPERLINK "https://paperpile.com/c/UqA1L6/67f7" \h</w:instrText>
      </w:r>
      <w:r w:rsidR="00A52ACD">
        <w:fldChar w:fldCharType="separate"/>
      </w:r>
      <w:r w:rsidR="00A52ACD">
        <w:rPr>
          <w:color w:val="000000"/>
        </w:rPr>
        <w:t>(Zohar-Fux et al., 2022)</w:t>
      </w:r>
      <w:r w:rsidR="00A52ACD">
        <w:rPr>
          <w:color w:val="000000"/>
        </w:rPr>
        <w:fldChar w:fldCharType="end"/>
      </w:r>
      <w:r>
        <w:t xml:space="preserve">. </w:t>
      </w:r>
      <w:r>
        <w:rPr>
          <w:i/>
        </w:rPr>
        <w:t>Ced-12</w:t>
      </w:r>
      <w:r>
        <w:t xml:space="preserve"> is X-linked in </w:t>
      </w:r>
      <w:r>
        <w:rPr>
          <w:i/>
        </w:rPr>
        <w:t xml:space="preserve">T. dalmanni </w:t>
      </w:r>
      <w:r>
        <w:t xml:space="preserve">and downregulated in the later stages of spermatogenesis in drive individuals. With strong selection pressure for increased germline size acting in drive males </w:t>
      </w:r>
      <w:r w:rsidR="00A52ACD">
        <w:fldChar w:fldCharType="begin"/>
      </w:r>
      <w:r w:rsidR="00A52ACD">
        <w:instrText>HYPERLINK "https://paperpile.com/c/UqA1L6/0woXS" \h</w:instrText>
      </w:r>
      <w:r w:rsidR="00A52ACD">
        <w:fldChar w:fldCharType="separate"/>
      </w:r>
      <w:r w:rsidR="00A52ACD">
        <w:rPr>
          <w:color w:val="000000"/>
        </w:rPr>
        <w:t>(Bradshaw et al., 2022)</w:t>
      </w:r>
      <w:r w:rsidR="00A52ACD">
        <w:rPr>
          <w:color w:val="000000"/>
        </w:rPr>
        <w:fldChar w:fldCharType="end"/>
      </w:r>
      <w:r>
        <w:t xml:space="preserve">, this shift in regulation of germline growth is a clear mechanism to mitigate the loss of Y-bearing sperm. </w:t>
      </w:r>
    </w:p>
    <w:p w14:paraId="7F756AD7" w14:textId="77777777" w:rsidR="008345D1" w:rsidRDefault="008345D1" w:rsidP="008345D1">
      <w:pPr>
        <w:snapToGrid w:val="0"/>
        <w:spacing w:before="240" w:after="240" w:line="391" w:lineRule="auto"/>
      </w:pPr>
    </w:p>
    <w:p w14:paraId="166741C4" w14:textId="77777777" w:rsidR="00A52ACD" w:rsidDel="008345D1" w:rsidRDefault="00A52ACD" w:rsidP="008345D1">
      <w:pPr>
        <w:pStyle w:val="Heading1"/>
        <w:snapToGrid w:val="0"/>
        <w:spacing w:before="240" w:after="240" w:line="391" w:lineRule="auto"/>
        <w:rPr>
          <w:del w:id="459" w:author="Alison Wright" w:date="2024-10-30T12:18:00Z" w16du:dateUtc="2024-10-30T12:18:00Z"/>
        </w:rPr>
      </w:pPr>
      <w:bookmarkStart w:id="460" w:name="_kpblv1bvxcfr" w:colFirst="0" w:colLast="0"/>
      <w:bookmarkEnd w:id="460"/>
    </w:p>
    <w:p w14:paraId="1252AA5D" w14:textId="77777777" w:rsidR="00A52ACD" w:rsidRDefault="002356AC" w:rsidP="008345D1">
      <w:pPr>
        <w:pStyle w:val="Heading1"/>
        <w:snapToGrid w:val="0"/>
        <w:spacing w:before="240" w:after="240" w:line="391" w:lineRule="auto"/>
      </w:pPr>
      <w:bookmarkStart w:id="461" w:name="_y31e5lmwvny" w:colFirst="0" w:colLast="0"/>
      <w:bookmarkEnd w:id="461"/>
      <w:r>
        <w:t>CONCLUSION</w:t>
      </w:r>
    </w:p>
    <w:p w14:paraId="085E6112" w14:textId="379EF84D" w:rsidR="00A52ACD" w:rsidRDefault="002356AC" w:rsidP="008345D1">
      <w:pPr>
        <w:snapToGrid w:val="0"/>
        <w:spacing w:before="240" w:after="240" w:line="391" w:lineRule="auto"/>
      </w:pPr>
      <w:r>
        <w:t xml:space="preserve">In conclusion, we </w:t>
      </w:r>
      <w:del w:id="462" w:author="Alison Wright" w:date="2024-10-30T12:18:00Z" w16du:dateUtc="2024-10-30T12:18:00Z">
        <w:r w:rsidDel="008345D1">
          <w:delText>describe the</w:delText>
        </w:r>
      </w:del>
      <w:ins w:id="463" w:author="Alison Wright" w:date="2024-10-30T12:18:00Z" w16du:dateUtc="2024-10-30T12:18:00Z">
        <w:r w:rsidR="008345D1">
          <w:t>provide a comprehensive profile of the</w:t>
        </w:r>
      </w:ins>
      <w:r>
        <w:t xml:space="preserve"> cellular and transcriptional landscape of the testes of the stalk-eyed fly. Specifically, we show limited evidence for meiotic sex chromosome inactivation and unique patterns of dosage compensation across spermatogenesis, relative to both other dipterans and insects in general. We show that the</w:t>
      </w:r>
      <w:ins w:id="464" w:author="Alison Wright" w:date="2024-10-30T12:18:00Z" w16du:dateUtc="2024-10-30T12:18:00Z">
        <w:r w:rsidR="008345D1">
          <w:t xml:space="preserve"> X-linke</w:t>
        </w:r>
      </w:ins>
      <w:ins w:id="465" w:author="Alison Wright" w:date="2024-10-30T12:19:00Z" w16du:dateUtc="2024-10-30T12:19:00Z">
        <w:r w:rsidR="008345D1">
          <w:t>d meiotic</w:t>
        </w:r>
      </w:ins>
      <w:r>
        <w:t xml:space="preserve"> driver</w:t>
      </w:r>
      <w:ins w:id="466" w:author="Alison Wright" w:date="2024-10-30T12:19:00Z" w16du:dateUtc="2024-10-30T12:19:00Z">
        <w:r w:rsidR="008345D1">
          <w:t xml:space="preserve"> in this species</w:t>
        </w:r>
      </w:ins>
      <w:r>
        <w:t xml:space="preserve"> likely acts by interfering with proper sperm development, rather than directly killing gametes, and </w:t>
      </w:r>
      <w:del w:id="467" w:author="Alison Wright" w:date="2024-10-30T12:19:00Z" w16du:dateUtc="2024-10-30T12:19:00Z">
        <w:r w:rsidDel="008345D1">
          <w:delText>provide evidence</w:delText>
        </w:r>
      </w:del>
      <w:ins w:id="468" w:author="Alison Wright" w:date="2024-10-30T12:19:00Z" w16du:dateUtc="2024-10-30T12:19:00Z">
        <w:r w:rsidR="008345D1">
          <w:t>suggest</w:t>
        </w:r>
      </w:ins>
      <w:r>
        <w:t xml:space="preserve"> t</w:t>
      </w:r>
      <w:r>
        <w:t xml:space="preserve">hat it does so via affecting motility of sperm cells. </w:t>
      </w:r>
    </w:p>
    <w:p w14:paraId="27BE9441" w14:textId="77777777" w:rsidR="00A52ACD" w:rsidRDefault="00A52ACD" w:rsidP="008345D1">
      <w:pPr>
        <w:snapToGrid w:val="0"/>
        <w:spacing w:before="240" w:after="240" w:line="391" w:lineRule="auto"/>
      </w:pPr>
    </w:p>
    <w:p w14:paraId="554A5B9A" w14:textId="77777777" w:rsidR="00A52ACD" w:rsidRDefault="002356AC" w:rsidP="008345D1">
      <w:pPr>
        <w:pStyle w:val="Heading1"/>
        <w:snapToGrid w:val="0"/>
        <w:spacing w:before="240" w:after="240" w:line="391" w:lineRule="auto"/>
      </w:pPr>
      <w:bookmarkStart w:id="469" w:name="_5pvwbcii4qy7" w:colFirst="0" w:colLast="0"/>
      <w:bookmarkEnd w:id="469"/>
      <w:r>
        <w:t>METHODS</w:t>
      </w:r>
    </w:p>
    <w:p w14:paraId="20A9028E" w14:textId="77777777" w:rsidR="00A52ACD" w:rsidRDefault="002356AC" w:rsidP="008345D1">
      <w:pPr>
        <w:pStyle w:val="Heading2"/>
        <w:snapToGrid w:val="0"/>
        <w:spacing w:before="240" w:after="240" w:line="391" w:lineRule="auto"/>
      </w:pPr>
      <w:bookmarkStart w:id="470" w:name="_4gxrdv5uwezk" w:colFirst="0" w:colLast="0"/>
      <w:bookmarkEnd w:id="470"/>
      <w:r>
        <w:t>Reference genome and mitochondrial genome assembly</w:t>
      </w:r>
    </w:p>
    <w:p w14:paraId="0ED3D2BD" w14:textId="67DE5A07" w:rsidR="00A52ACD" w:rsidRDefault="002356AC" w:rsidP="008345D1">
      <w:pPr>
        <w:snapToGrid w:val="0"/>
        <w:spacing w:before="240" w:after="240" w:line="391" w:lineRule="auto"/>
      </w:pPr>
      <w:r>
        <w:t xml:space="preserve">A reference genome for </w:t>
      </w:r>
      <w:r>
        <w:rPr>
          <w:i/>
        </w:rPr>
        <w:t>Teleopsis dalmanni</w:t>
      </w:r>
      <w:r>
        <w:t xml:space="preserve"> is publicly available (</w:t>
      </w:r>
      <w:r>
        <w:rPr>
          <w:b/>
          <w:highlight w:val="yellow"/>
        </w:rPr>
        <w:t>DRYAD</w:t>
      </w:r>
      <w:r>
        <w:t xml:space="preserve">) and consists of two autosomes and an X chromosome. However, it lacks a mitochondrial sequence. We therefore assembled a mitochondrial genome using publicly available PacBio </w:t>
      </w:r>
      <w:proofErr w:type="spellStart"/>
      <w:r>
        <w:t>Hifi</w:t>
      </w:r>
      <w:proofErr w:type="spellEnd"/>
      <w:r>
        <w:t xml:space="preserve"> reads generated from pooled </w:t>
      </w:r>
      <w:r>
        <w:rPr>
          <w:i/>
        </w:rPr>
        <w:t xml:space="preserve">T. dalmanni </w:t>
      </w:r>
      <w:r>
        <w:t>larvae (</w:t>
      </w:r>
      <w:r>
        <w:rPr>
          <w:b/>
          <w:highlight w:val="yellow"/>
        </w:rPr>
        <w:t>DRYAD</w:t>
      </w:r>
      <w:r>
        <w:t xml:space="preserve">) and </w:t>
      </w:r>
      <w:proofErr w:type="spellStart"/>
      <w:r>
        <w:t>MitoHifi</w:t>
      </w:r>
      <w:proofErr w:type="spellEnd"/>
      <w:r>
        <w:t xml:space="preserve"> v3.01 </w:t>
      </w:r>
      <w:r w:rsidR="00A52ACD">
        <w:fldChar w:fldCharType="begin"/>
      </w:r>
      <w:r w:rsidR="00A52ACD">
        <w:instrText>HYPERLINK "https://paperpile.com/c/UqA1L6/T9Pd" \h</w:instrText>
      </w:r>
      <w:r w:rsidR="00A52ACD">
        <w:fldChar w:fldCharType="separate"/>
      </w:r>
      <w:r w:rsidR="00A52ACD">
        <w:rPr>
          <w:color w:val="000000"/>
        </w:rPr>
        <w:t>(Uliano-Silva et al., 2023)</w:t>
      </w:r>
      <w:r w:rsidR="00A52ACD">
        <w:rPr>
          <w:color w:val="000000"/>
        </w:rPr>
        <w:fldChar w:fldCharType="end"/>
      </w:r>
      <w:r>
        <w:t xml:space="preserve">. Specifically, we used raw </w:t>
      </w:r>
      <w:proofErr w:type="spellStart"/>
      <w:r>
        <w:t>Hifi</w:t>
      </w:r>
      <w:proofErr w:type="spellEnd"/>
      <w:r>
        <w:t xml:space="preserve"> reads as input, the rust fly (</w:t>
      </w:r>
      <w:proofErr w:type="spellStart"/>
      <w:r>
        <w:rPr>
          <w:i/>
        </w:rPr>
        <w:t>Loxocera</w:t>
      </w:r>
      <w:proofErr w:type="spellEnd"/>
      <w:r>
        <w:rPr>
          <w:i/>
        </w:rPr>
        <w:t xml:space="preserve"> </w:t>
      </w:r>
      <w:proofErr w:type="spellStart"/>
      <w:r>
        <w:rPr>
          <w:i/>
        </w:rPr>
        <w:t>sinicia</w:t>
      </w:r>
      <w:proofErr w:type="spellEnd"/>
      <w:r>
        <w:t xml:space="preserve">) mitochondrial genome as a reference, and </w:t>
      </w:r>
      <w:proofErr w:type="spellStart"/>
      <w:r>
        <w:t>MitoFinder</w:t>
      </w:r>
      <w:proofErr w:type="spellEnd"/>
      <w:r>
        <w:t xml:space="preserve"> to annotate the genome, to produce a circularised assembly 20,708bp in length containing 37 genes. This </w:t>
      </w:r>
      <w:r>
        <w:rPr>
          <w:i/>
        </w:rPr>
        <w:t xml:space="preserve">T. dalmanni </w:t>
      </w:r>
      <w:r>
        <w:t xml:space="preserve">mitochondrial reference is available at </w:t>
      </w:r>
      <w:r w:rsidR="00A52ACD">
        <w:fldChar w:fldCharType="begin"/>
      </w:r>
      <w:r w:rsidR="00A52ACD">
        <w:instrText>HYPERLINK "https://doi.org/10.5061/dryad.brv15dvk3" \h</w:instrText>
      </w:r>
      <w:r w:rsidR="00A52ACD">
        <w:fldChar w:fldCharType="separate"/>
      </w:r>
      <w:r w:rsidR="00A52ACD">
        <w:rPr>
          <w:color w:val="1155CC"/>
          <w:u w:val="single"/>
        </w:rPr>
        <w:t>https://doi.org/10.5061/dryad.brv15dvk3</w:t>
      </w:r>
      <w:r w:rsidR="00A52ACD">
        <w:rPr>
          <w:color w:val="1155CC"/>
          <w:u w:val="single"/>
        </w:rPr>
        <w:fldChar w:fldCharType="end"/>
      </w:r>
      <w:r>
        <w:t xml:space="preserve">. The reference genome also lacks a Y chromosome, but it is </w:t>
      </w:r>
      <w:del w:id="471" w:author="Alison Wright" w:date="2024-10-30T14:37:00Z" w16du:dateUtc="2024-10-30T14:37:00Z">
        <w:r w:rsidDel="008D6DA9">
          <w:delText xml:space="preserve">thought to be </w:delText>
        </w:r>
      </w:del>
      <w:r>
        <w:t xml:space="preserve">highly diverged from the X and </w:t>
      </w:r>
      <w:ins w:id="472" w:author="Alison Wright" w:date="2024-10-30T14:38:00Z" w16du:dateUtc="2024-10-30T14:38:00Z">
        <w:r w:rsidR="008D6DA9">
          <w:t xml:space="preserve">likely </w:t>
        </w:r>
      </w:ins>
      <w:r>
        <w:t>contain</w:t>
      </w:r>
      <w:ins w:id="473" w:author="Alison Wright" w:date="2024-10-30T14:38:00Z" w16du:dateUtc="2024-10-30T14:38:00Z">
        <w:r w:rsidR="008D6DA9">
          <w:t>s</w:t>
        </w:r>
      </w:ins>
      <w:r>
        <w:t xml:space="preserve"> only a handful of genes </w:t>
      </w:r>
      <w:commentRangeStart w:id="474"/>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commentRangeEnd w:id="474"/>
      <w:r w:rsidR="009A0DFF">
        <w:rPr>
          <w:rStyle w:val="CommentReference"/>
        </w:rPr>
        <w:commentReference w:id="474"/>
      </w:r>
      <w:r>
        <w:t>.</w:t>
      </w:r>
    </w:p>
    <w:p w14:paraId="6F484545" w14:textId="77777777" w:rsidR="00A52ACD" w:rsidRDefault="002356AC" w:rsidP="008345D1">
      <w:pPr>
        <w:pStyle w:val="Heading2"/>
        <w:snapToGrid w:val="0"/>
        <w:spacing w:before="240" w:after="240" w:line="391" w:lineRule="auto"/>
      </w:pPr>
      <w:bookmarkStart w:id="475" w:name="_6es4s3mkmjn5" w:colFirst="0" w:colLast="0"/>
      <w:bookmarkEnd w:id="475"/>
      <w:r>
        <w:t xml:space="preserve">Sample collection </w:t>
      </w:r>
    </w:p>
    <w:p w14:paraId="42965324" w14:textId="77777777" w:rsidR="00A52ACD" w:rsidRDefault="002356AC" w:rsidP="008345D1">
      <w:pPr>
        <w:snapToGrid w:val="0"/>
        <w:spacing w:before="240" w:after="240" w:line="391" w:lineRule="auto"/>
      </w:pPr>
      <w:r>
        <w:t xml:space="preserve">Flies were reared at University College London from a wild-caught population originating from the Gombak Valley, Malaysia. All flies and larvae were incubated and reared at 25°C and fed on a diet of sweetcorn. To ensure known genotypes of samples, a homozygous drive (SR) population is maintained through a series of crosses as previously described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Eight </w:t>
      </w:r>
      <w:r>
        <w:rPr>
          <w:highlight w:val="white"/>
        </w:rPr>
        <w:t>adult males,</w:t>
      </w:r>
      <w:r>
        <w:t xml:space="preserve"> four standard (ST) and four with drive (SR), were sacrificed before the dissection of both testes in iced phosphate-buffered saline (PBS). These adults were all virgins, reproductively mature and reared from egg lays collected on the same day. </w:t>
      </w:r>
    </w:p>
    <w:p w14:paraId="1C005549" w14:textId="77777777" w:rsidR="00A52ACD" w:rsidRDefault="002356AC" w:rsidP="008345D1">
      <w:pPr>
        <w:pStyle w:val="Heading2"/>
        <w:snapToGrid w:val="0"/>
        <w:spacing w:before="240" w:after="240" w:line="391" w:lineRule="auto"/>
      </w:pPr>
      <w:bookmarkStart w:id="476" w:name="_5vbdt07b1qc8" w:colFirst="0" w:colLast="0"/>
      <w:bookmarkEnd w:id="476"/>
      <w:r>
        <w:t>Tissue collection, dissociation and single-cell sequencing</w:t>
      </w:r>
    </w:p>
    <w:p w14:paraId="53D496C1" w14:textId="77777777" w:rsidR="00A52ACD" w:rsidRDefault="002356AC" w:rsidP="008345D1">
      <w:pPr>
        <w:snapToGrid w:val="0"/>
        <w:spacing w:before="240" w:after="240" w:line="391" w:lineRule="auto"/>
      </w:pPr>
      <w:r>
        <w:t xml:space="preserve">Testes pairs were individually dissociated by incubation in a collagenase-TrypLE lysis solution (10mg/ml collagenase in 10X TrypLE) at 37.5°C for one hour with three sets of mechanical dissociation by </w:t>
      </w:r>
      <w:proofErr w:type="spellStart"/>
      <w:r>
        <w:t>triturations</w:t>
      </w:r>
      <w:proofErr w:type="spellEnd"/>
      <w:r>
        <w:t xml:space="preserve"> of wide then narrow bore Pasteur pipettes. Digestion was inhibited by the addition of iced Schneider’s Serum. The solution was then gently triturated with a narrow-bore Pasteur pipette before filtering through a 35μm filter pre-rinsed with Schneider’s Serum. The sample was then spun in a swing bucket centrifuge for 5 minutes at 1000xg and 4°C. The supernatant was </w:t>
      </w:r>
      <w:proofErr w:type="gramStart"/>
      <w:r>
        <w:t>removed</w:t>
      </w:r>
      <w:proofErr w:type="gramEnd"/>
      <w:r>
        <w:t xml:space="preserve"> and the pellet resuspended in 50μl of iced PBS with gentle pipetting of a wide-bore pipette. To count cells, 10μl of the susp</w:t>
      </w:r>
      <w:r>
        <w:t xml:space="preserve">ension was combined with 10μl of trypan blue and placed onto a humidified haemocytometer plate before counting in triplicate. </w:t>
      </w:r>
    </w:p>
    <w:p w14:paraId="1DA83DA9" w14:textId="0B96FAB2" w:rsidR="00A52ACD" w:rsidRDefault="002356AC" w:rsidP="008345D1">
      <w:pPr>
        <w:snapToGrid w:val="0"/>
        <w:spacing w:before="240" w:after="240" w:line="391" w:lineRule="auto"/>
        <w:rPr>
          <w:b/>
        </w:rPr>
      </w:pPr>
      <w:r>
        <w:t xml:space="preserve">10X Genomics Chromium transcriptome libraries were generated at the NERC Environmental Omics Facility (NEOF) Liverpool before sequencing with Illumina </w:t>
      </w:r>
      <w:proofErr w:type="spellStart"/>
      <w:r>
        <w:t>NovaSeq</w:t>
      </w:r>
      <w:proofErr w:type="spellEnd"/>
      <w:r>
        <w:t xml:space="preserve"> using S2 chemistry, aiming for recovery of ~10,000 cells per sample and ~20,000 reads per cell. Raw scRNA-seq data for eight males is available at </w:t>
      </w:r>
      <w:ins w:id="477" w:author="Alison Wright" w:date="2024-10-29T10:16:00Z">
        <w:r w:rsidR="00756DB8" w:rsidRPr="00756DB8">
          <w:t>https://doi.org/10.5061/dryad.zkh1893kb.</w:t>
        </w:r>
        <w:r w:rsidR="00756DB8" w:rsidRPr="00756DB8" w:rsidDel="00756DB8">
          <w:rPr>
            <w:b/>
          </w:rPr>
          <w:t xml:space="preserve"> </w:t>
        </w:r>
      </w:ins>
      <w:del w:id="478" w:author="Alison Wright" w:date="2024-10-29T10:16:00Z" w16du:dateUtc="2024-10-29T10:16:00Z">
        <w:r w:rsidDel="00756DB8">
          <w:rPr>
            <w:b/>
            <w:highlight w:val="yellow"/>
          </w:rPr>
          <w:delText>XXX</w:delText>
        </w:r>
        <w:r w:rsidDel="00756DB8">
          <w:delText>.</w:delText>
        </w:r>
      </w:del>
    </w:p>
    <w:p w14:paraId="5A52442D" w14:textId="77777777" w:rsidR="00A52ACD" w:rsidRDefault="002356AC" w:rsidP="008345D1">
      <w:pPr>
        <w:pStyle w:val="Heading2"/>
        <w:snapToGrid w:val="0"/>
        <w:spacing w:before="240" w:after="240" w:line="391" w:lineRule="auto"/>
      </w:pPr>
      <w:bookmarkStart w:id="479" w:name="_ee9672bt7lpn" w:colFirst="0" w:colLast="0"/>
      <w:bookmarkEnd w:id="479"/>
      <w:r>
        <w:t>Single-cell RNA-</w:t>
      </w:r>
      <w:proofErr w:type="spellStart"/>
      <w:r>
        <w:t>seq</w:t>
      </w:r>
      <w:proofErr w:type="spellEnd"/>
      <w:r>
        <w:t xml:space="preserve"> data processing </w:t>
      </w:r>
    </w:p>
    <w:p w14:paraId="210E4CA3" w14:textId="77777777" w:rsidR="00A52ACD" w:rsidRDefault="002356AC" w:rsidP="008345D1">
      <w:pPr>
        <w:snapToGrid w:val="0"/>
        <w:spacing w:before="240" w:after="240" w:line="391" w:lineRule="auto"/>
      </w:pPr>
      <w:r>
        <w:t xml:space="preserve">Sequencing data for each sample was processed using Cell Ranger v7.2.0 </w:t>
      </w:r>
      <w:r w:rsidR="00A52ACD">
        <w:fldChar w:fldCharType="begin"/>
      </w:r>
      <w:r w:rsidR="00A52ACD">
        <w:instrText>HYPERLINK "https://paperpile.com/c/UqA1L6/OmsA" \h</w:instrText>
      </w:r>
      <w:r w:rsidR="00A52ACD">
        <w:fldChar w:fldCharType="separate"/>
      </w:r>
      <w:r w:rsidR="00A52ACD">
        <w:rPr>
          <w:color w:val="000000"/>
        </w:rPr>
        <w:t>(Zheng et al., 2017)</w:t>
      </w:r>
      <w:r w:rsidR="00A52ACD">
        <w:rPr>
          <w:color w:val="000000"/>
        </w:rPr>
        <w:fldChar w:fldCharType="end"/>
      </w:r>
      <w:r>
        <w:t xml:space="preserve">. First, a custom reference genome was built with the </w:t>
      </w:r>
      <w:r>
        <w:rPr>
          <w:i/>
        </w:rPr>
        <w:t xml:space="preserve">T. dalmanni </w:t>
      </w:r>
      <w:r>
        <w:t xml:space="preserve">reference genome using </w:t>
      </w:r>
      <w:proofErr w:type="spellStart"/>
      <w:r>
        <w:t>mkref</w:t>
      </w:r>
      <w:proofErr w:type="spellEnd"/>
      <w:r>
        <w:t xml:space="preserve">. Using </w:t>
      </w:r>
      <w:proofErr w:type="spellStart"/>
      <w:r>
        <w:t>cellrangers</w:t>
      </w:r>
      <w:proofErr w:type="spellEnd"/>
      <w:r>
        <w:t xml:space="preserve"> count function, </w:t>
      </w:r>
      <w:proofErr w:type="spellStart"/>
      <w:r>
        <w:t>fastq</w:t>
      </w:r>
      <w:proofErr w:type="spellEnd"/>
      <w:r>
        <w:t xml:space="preserve"> reads were then aligned against the custom index and counted, creating gene-by-cell count matrices. Data filtering and downstream analyses were performed using Seurat v5.0.3 </w:t>
      </w:r>
      <w:r w:rsidR="00A52ACD">
        <w:fldChar w:fldCharType="begin"/>
      </w:r>
      <w:r w:rsidR="00A52ACD">
        <w:instrText>HYPERLINK "https://paperpile.com/c/UqA1L6/Xc7Y" \h</w:instrText>
      </w:r>
      <w:r w:rsidR="00A52ACD">
        <w:fldChar w:fldCharType="separate"/>
      </w:r>
      <w:r w:rsidR="00A52ACD">
        <w:rPr>
          <w:color w:val="000000"/>
        </w:rPr>
        <w:t>(Hao et al., 2024)</w:t>
      </w:r>
      <w:r w:rsidR="00A52ACD">
        <w:rPr>
          <w:color w:val="000000"/>
        </w:rPr>
        <w:fldChar w:fldCharType="end"/>
      </w:r>
      <w:r>
        <w:t xml:space="preserve"> in R v4.3.2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w:t>
      </w:r>
      <w:r>
        <w:rPr>
          <w:b/>
        </w:rPr>
        <w:t xml:space="preserve"> </w:t>
      </w:r>
      <w:r>
        <w:t xml:space="preserve">Cells in each sample were filtered for a minimum of 200 features expressed and less than 20% mitochondrial expression. Count data for each sample was also filtered by only keeping genes with expression in at least three cells. We used </w:t>
      </w:r>
      <w:proofErr w:type="spellStart"/>
      <w:r>
        <w:t>DoubletFinder</w:t>
      </w:r>
      <w:proofErr w:type="spellEnd"/>
      <w:r>
        <w:t xml:space="preserve"> v2.0 </w:t>
      </w:r>
      <w:r w:rsidR="00A52ACD">
        <w:fldChar w:fldCharType="begin"/>
      </w:r>
      <w:r w:rsidR="00A52ACD">
        <w:instrText>HYPERLINK "https://paperpile.com/c/UqA1L6/kMWD" \h</w:instrText>
      </w:r>
      <w:r w:rsidR="00A52ACD">
        <w:fldChar w:fldCharType="separate"/>
      </w:r>
      <w:r w:rsidR="00A52ACD">
        <w:rPr>
          <w:color w:val="000000"/>
        </w:rPr>
        <w:t>(McGinnis et al., 2019)</w:t>
      </w:r>
      <w:r w:rsidR="00A52ACD">
        <w:rPr>
          <w:color w:val="000000"/>
        </w:rPr>
        <w:fldChar w:fldCharType="end"/>
      </w:r>
      <w:r>
        <w:rPr>
          <w:b/>
        </w:rPr>
        <w:t xml:space="preserve"> </w:t>
      </w:r>
      <w:r>
        <w:t xml:space="preserve">in R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with default parameters to identify and remove doublets. The filtered dataset consisted of 12,546 cells across the eight samples, expressing 12,452 genes, with 7,998 cells from drive individuals and 4,548 cells from standard individuals (Table S1). Seurat objects from all eight samples were then integrated post-filtering using the ‘</w:t>
      </w:r>
      <w:proofErr w:type="spellStart"/>
      <w:r>
        <w:t>SCTransform</w:t>
      </w:r>
      <w:proofErr w:type="spellEnd"/>
      <w:r>
        <w:t xml:space="preserve">’ function </w:t>
      </w:r>
      <w:r w:rsidR="00A52ACD">
        <w:fldChar w:fldCharType="begin"/>
      </w:r>
      <w:r w:rsidR="00A52ACD">
        <w:instrText>HYPERLINK "https://paperpile.com/c/UqA1L6/9MmH" \h</w:instrText>
      </w:r>
      <w:r w:rsidR="00A52ACD">
        <w:fldChar w:fldCharType="separate"/>
      </w:r>
      <w:r w:rsidR="00A52ACD">
        <w:rPr>
          <w:color w:val="000000"/>
        </w:rPr>
        <w:t>(</w:t>
      </w:r>
      <w:proofErr w:type="spellStart"/>
      <w:r w:rsidR="00A52ACD">
        <w:rPr>
          <w:color w:val="000000"/>
        </w:rPr>
        <w:t>Hafemeister</w:t>
      </w:r>
      <w:proofErr w:type="spellEnd"/>
      <w:r w:rsidR="00A52ACD">
        <w:rPr>
          <w:color w:val="000000"/>
        </w:rPr>
        <w:t xml:space="preserve"> &amp; </w:t>
      </w:r>
      <w:proofErr w:type="spellStart"/>
      <w:r w:rsidR="00A52ACD">
        <w:rPr>
          <w:color w:val="000000"/>
        </w:rPr>
        <w:t>Satija</w:t>
      </w:r>
      <w:proofErr w:type="spellEnd"/>
      <w:r w:rsidR="00A52ACD">
        <w:rPr>
          <w:color w:val="000000"/>
        </w:rPr>
        <w:t>, 2019)</w:t>
      </w:r>
      <w:r w:rsidR="00A52ACD">
        <w:rPr>
          <w:color w:val="000000"/>
        </w:rPr>
        <w:fldChar w:fldCharType="end"/>
      </w:r>
      <w:r>
        <w:t>.</w:t>
      </w:r>
    </w:p>
    <w:p w14:paraId="3C9EDE55" w14:textId="77777777" w:rsidR="00A52ACD" w:rsidRDefault="002356AC" w:rsidP="008345D1">
      <w:pPr>
        <w:pStyle w:val="Heading2"/>
        <w:snapToGrid w:val="0"/>
        <w:spacing w:before="240" w:after="240" w:line="391" w:lineRule="auto"/>
      </w:pPr>
      <w:bookmarkStart w:id="480" w:name="_xn8zvdz5vql2" w:colFirst="0" w:colLast="0"/>
      <w:bookmarkEnd w:id="480"/>
      <w:r>
        <w:t>Cell-type identification</w:t>
      </w:r>
    </w:p>
    <w:p w14:paraId="35C449E8" w14:textId="77777777" w:rsidR="00A52ACD" w:rsidRDefault="002356AC" w:rsidP="008345D1">
      <w:pPr>
        <w:snapToGrid w:val="0"/>
        <w:spacing w:before="240" w:after="240" w:line="391" w:lineRule="auto"/>
      </w:pPr>
      <w:r>
        <w:t xml:space="preserve">After running a PCA on the integrated Seurat object, we used the </w:t>
      </w:r>
      <w:proofErr w:type="spellStart"/>
      <w:r>
        <w:t>ElbowPlot</w:t>
      </w:r>
      <w:proofErr w:type="spellEnd"/>
      <w:r>
        <w:t xml:space="preserve"> function to identify how many PCs were necessary to describe a significant amount of variation. Subsequently, a nearest neighbour graph was created using </w:t>
      </w:r>
      <w:proofErr w:type="spellStart"/>
      <w:r>
        <w:t>FindNeighbors</w:t>
      </w:r>
      <w:proofErr w:type="spellEnd"/>
      <w:r>
        <w:t xml:space="preserve">, and clusters at varying resolutions identified with </w:t>
      </w:r>
      <w:proofErr w:type="spellStart"/>
      <w:r>
        <w:t>FindClusters</w:t>
      </w:r>
      <w:proofErr w:type="spellEnd"/>
      <w:r>
        <w:t xml:space="preserve">. From this, an appropriate resolution for the number of clusters was determined using the </w:t>
      </w:r>
      <w:proofErr w:type="spellStart"/>
      <w:r>
        <w:t>clustree</w:t>
      </w:r>
      <w:proofErr w:type="spellEnd"/>
      <w:r>
        <w:t xml:space="preserve"> package v0.5.1 </w:t>
      </w:r>
      <w:r w:rsidR="00A52ACD">
        <w:fldChar w:fldCharType="begin"/>
      </w:r>
      <w:r w:rsidR="00A52ACD">
        <w:instrText>HYPERLINK "https://paperpile.com/c/UqA1L6/ER83" \h</w:instrText>
      </w:r>
      <w:r w:rsidR="00A52ACD">
        <w:fldChar w:fldCharType="separate"/>
      </w:r>
      <w:r w:rsidR="00A52ACD">
        <w:rPr>
          <w:color w:val="000000"/>
        </w:rPr>
        <w:t xml:space="preserve">(Zappia &amp; </w:t>
      </w:r>
      <w:proofErr w:type="spellStart"/>
      <w:r w:rsidR="00A52ACD">
        <w:rPr>
          <w:color w:val="000000"/>
        </w:rPr>
        <w:t>Oshlack</w:t>
      </w:r>
      <w:proofErr w:type="spellEnd"/>
      <w:r w:rsidR="00A52ACD">
        <w:rPr>
          <w:color w:val="000000"/>
        </w:rPr>
        <w:t>, 2018)</w:t>
      </w:r>
      <w:r w:rsidR="00A52ACD">
        <w:rPr>
          <w:color w:val="000000"/>
        </w:rPr>
        <w:fldChar w:fldCharType="end"/>
      </w:r>
      <w:r>
        <w:t xml:space="preserve">, giving a final cluster number of 16. </w:t>
      </w:r>
    </w:p>
    <w:p w14:paraId="465419C1" w14:textId="77777777" w:rsidR="00A52ACD" w:rsidRDefault="002356AC" w:rsidP="008345D1">
      <w:pPr>
        <w:snapToGrid w:val="0"/>
        <w:spacing w:before="240" w:after="240" w:line="391" w:lineRule="auto"/>
      </w:pPr>
      <w:r>
        <w:t xml:space="preserve">Using a series of cell-type-specific markers for </w:t>
      </w:r>
      <w:r>
        <w:rPr>
          <w:i/>
        </w:rPr>
        <w:t xml:space="preserve">Drosophila melanogaster </w:t>
      </w:r>
      <w:r>
        <w:t xml:space="preserve">testes (Table S2)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clusters were assigned into biological groupings. Orthology between </w:t>
      </w:r>
      <w:r>
        <w:rPr>
          <w:i/>
        </w:rPr>
        <w:t>T. dalmanni</w:t>
      </w:r>
      <w:r>
        <w:t xml:space="preserve"> and </w:t>
      </w:r>
      <w:r>
        <w:rPr>
          <w:i/>
        </w:rPr>
        <w:t>D. melanogaster</w:t>
      </w:r>
      <w:r>
        <w:t xml:space="preserve"> reference genome (dm6) was established using </w:t>
      </w:r>
      <w:proofErr w:type="spellStart"/>
      <w:r>
        <w:t>OrthoFinder</w:t>
      </w:r>
      <w:proofErr w:type="spellEnd"/>
      <w:r>
        <w:t xml:space="preserve"> v2.5.5 with default parameters </w:t>
      </w:r>
      <w:r w:rsidR="00A52ACD">
        <w:fldChar w:fldCharType="begin"/>
      </w:r>
      <w:r w:rsidR="00A52ACD">
        <w:instrText>HYPERLINK "https://paperpile.com/c/UqA1L6/kRYm" \h</w:instrText>
      </w:r>
      <w:r w:rsidR="00A52ACD">
        <w:fldChar w:fldCharType="separate"/>
      </w:r>
      <w:r w:rsidR="00A52ACD">
        <w:rPr>
          <w:color w:val="000000"/>
        </w:rPr>
        <w:t>(Emms &amp; Kelly, 2019)</w:t>
      </w:r>
      <w:r w:rsidR="00A52ACD">
        <w:rPr>
          <w:color w:val="000000"/>
        </w:rPr>
        <w:fldChar w:fldCharType="end"/>
      </w:r>
      <w:r>
        <w:t xml:space="preserve"> giving a total of 9,883 reciprocal orthologs. Distinguishing cell populations in non-model organisms relies primarily on databases of marker genes from model species, which are often distantly related. Our comparison between </w:t>
      </w:r>
      <w:r>
        <w:rPr>
          <w:i/>
        </w:rPr>
        <w:t>T. dalmanni</w:t>
      </w:r>
      <w:r>
        <w:t xml:space="preserve"> and </w:t>
      </w:r>
      <w:r>
        <w:rPr>
          <w:i/>
        </w:rPr>
        <w:t xml:space="preserve">D. melanogaster </w:t>
      </w:r>
      <w:r>
        <w:t>(a divergence time of ~150 MY) is within the range of species pairs previously employed to identify cell types using orthologous marker genes in recent single-cell RNA-</w:t>
      </w:r>
      <w:proofErr w:type="spellStart"/>
      <w:r>
        <w:t>seq</w:t>
      </w:r>
      <w:proofErr w:type="spellEnd"/>
      <w:r>
        <w:t xml:space="preserve"> studies </w:t>
      </w:r>
      <w:r w:rsidR="00A52ACD">
        <w:fldChar w:fldCharType="begin"/>
      </w:r>
      <w:r w:rsidR="00A52ACD">
        <w:instrText>HYPERLINK "https://paperpile.com/c/UqA1L6/VKKD+flyx+6uXf" \h</w:instrText>
      </w:r>
      <w:r w:rsidR="00A52ACD">
        <w:fldChar w:fldCharType="separate"/>
      </w:r>
      <w:r w:rsidR="00A52ACD">
        <w:rPr>
          <w:color w:val="000000"/>
        </w:rPr>
        <w:t xml:space="preserve">(Darolti &amp; Mank, 2023; Robben et al., 2024; </w:t>
      </w:r>
      <w:proofErr w:type="spellStart"/>
      <w:r w:rsidR="00A52ACD">
        <w:rPr>
          <w:color w:val="000000"/>
        </w:rPr>
        <w:t>Segami</w:t>
      </w:r>
      <w:proofErr w:type="spellEnd"/>
      <w:r w:rsidR="00A52ACD">
        <w:rPr>
          <w:color w:val="000000"/>
        </w:rPr>
        <w:t xml:space="preserve"> et al., 2022)</w:t>
      </w:r>
      <w:r w:rsidR="00A52ACD">
        <w:rPr>
          <w:color w:val="000000"/>
        </w:rPr>
        <w:fldChar w:fldCharType="end"/>
      </w:r>
      <w:r>
        <w:t xml:space="preserve">. </w:t>
      </w:r>
    </w:p>
    <w:p w14:paraId="236CDE1A" w14:textId="77777777" w:rsidR="00A52ACD" w:rsidRDefault="002356AC" w:rsidP="008345D1">
      <w:pPr>
        <w:snapToGrid w:val="0"/>
        <w:spacing w:before="240" w:after="240" w:line="391" w:lineRule="auto"/>
      </w:pPr>
      <w:r>
        <w:t>To further validate cell types, we used information on the number of features expressed and classifiers of the mitotic cycle stage (Table S3). Finally, to remove unwanted or unknown clusters, we cleaned the data by removing clusters that (a) had no clear biological classification, (b) were predominantly represented by a single sample (a cluster must have at least two samples from a treatment representing &gt;12.5% of the cells, weighted by total cell number for each sample) and (c), had doublet-like expression</w:t>
      </w:r>
      <w:r>
        <w:t xml:space="preserve"> profiles (high numbers of features and expression of markers from divergent cell types). After identifying cell types, new markers were identified </w:t>
      </w:r>
      <w:proofErr w:type="gramStart"/>
      <w:r>
        <w:t>on the basis of</w:t>
      </w:r>
      <w:proofErr w:type="gramEnd"/>
      <w:r>
        <w:t xml:space="preserve"> differential expression using </w:t>
      </w:r>
      <w:proofErr w:type="spellStart"/>
      <w:r>
        <w:t>FindAllMarkers</w:t>
      </w:r>
      <w:proofErr w:type="spellEnd"/>
      <w:r>
        <w:t xml:space="preserve"> from the Seurat package. </w:t>
      </w:r>
    </w:p>
    <w:p w14:paraId="22914EE2" w14:textId="77777777" w:rsidR="00A52ACD" w:rsidRDefault="002356AC" w:rsidP="008345D1">
      <w:pPr>
        <w:snapToGrid w:val="0"/>
        <w:spacing w:before="240" w:after="240" w:line="391" w:lineRule="auto"/>
        <w:rPr>
          <w:b/>
          <w:i/>
        </w:rPr>
      </w:pPr>
      <w:r>
        <w:rPr>
          <w:b/>
          <w:i/>
        </w:rPr>
        <w:t>Dosage compensation analysis</w:t>
      </w:r>
    </w:p>
    <w:p w14:paraId="3B8BF9DC" w14:textId="6FF82442" w:rsidR="00A52ACD" w:rsidRDefault="002356AC" w:rsidP="008345D1">
      <w:pPr>
        <w:snapToGrid w:val="0"/>
        <w:spacing w:before="240" w:after="240" w:line="391" w:lineRule="auto"/>
      </w:pPr>
      <w:r>
        <w:t xml:space="preserve">For each sample and cell type, expression values were aggregated using a </w:t>
      </w:r>
      <w:proofErr w:type="spellStart"/>
      <w:r>
        <w:t>pseudobulk</w:t>
      </w:r>
      <w:proofErr w:type="spellEnd"/>
      <w:r>
        <w:t xml:space="preserve"> approach with scuttle v1.14.0 </w:t>
      </w:r>
      <w:r w:rsidR="00A52ACD">
        <w:fldChar w:fldCharType="begin"/>
      </w:r>
      <w:r w:rsidR="00A52ACD">
        <w:instrText>HYPERLINK "https://paperpile.com/c/UqA1L6/k0oq" \h</w:instrText>
      </w:r>
      <w:r w:rsidR="00A52ACD">
        <w:fldChar w:fldCharType="separate"/>
      </w:r>
      <w:r w:rsidR="00A52ACD">
        <w:rPr>
          <w:color w:val="000000"/>
        </w:rPr>
        <w:t>(McCarthy et al., 2017)</w:t>
      </w:r>
      <w:r w:rsidR="00A52ACD">
        <w:rPr>
          <w:color w:val="000000"/>
        </w:rPr>
        <w:fldChar w:fldCharType="end"/>
      </w:r>
      <w:r>
        <w:t xml:space="preserve">. Specifically, the expression counts of all cells belonging to a cell type were summed for each gene across the genome. Using this approach instead of the expression of each cell reflects that the sample is the biological replicate and not the cell itself (Lun and </w:t>
      </w:r>
      <w:proofErr w:type="spellStart"/>
      <w:r>
        <w:t>Marioni</w:t>
      </w:r>
      <w:proofErr w:type="spellEnd"/>
      <w:r>
        <w:t xml:space="preserve"> 2017). Genes for each cell type were then filtered in two ways. First, genes were kept if they were expressed in &gt;= 5% of cells (&gt; 1 count). Second, genes had to have a pseudo-bulk log</w:t>
      </w:r>
      <w:r>
        <w:rPr>
          <w:vertAlign w:val="subscript"/>
        </w:rPr>
        <w:t>2</w:t>
      </w:r>
      <w:r>
        <w:t>(CPM) (counts per million) &gt; 2 in more than half of s</w:t>
      </w:r>
      <w:r>
        <w:t xml:space="preserve">tandard </w:t>
      </w:r>
      <w:del w:id="481" w:author="Alison Wright" w:date="2024-10-30T14:38:00Z" w16du:dateUtc="2024-10-30T14:38:00Z">
        <w:r w:rsidDel="008D6DA9">
          <w:delText xml:space="preserve">(ST) </w:delText>
        </w:r>
      </w:del>
      <w:r>
        <w:t xml:space="preserve">or drive </w:t>
      </w:r>
      <w:del w:id="482" w:author="Alison Wright" w:date="2024-10-30T14:38:00Z" w16du:dateUtc="2024-10-30T14:38:00Z">
        <w:r w:rsidDel="008D6DA9">
          <w:delText xml:space="preserve">(SR) </w:delText>
        </w:r>
      </w:del>
      <w:r>
        <w:t>males. Dosage was measured as the ratio of expression of X-linked genes to the median autosomal expression</w:t>
      </w:r>
      <w:del w:id="483" w:author="Alison Wright" w:date="2024-10-30T14:39:00Z" w16du:dateUtc="2024-10-30T14:39:00Z">
        <w:r w:rsidDel="00FD192A">
          <w:delText xml:space="preserve"> (log</w:delText>
        </w:r>
        <w:r w:rsidDel="00FD192A">
          <w:rPr>
            <w:vertAlign w:val="subscript"/>
          </w:rPr>
          <w:delText>2</w:delText>
        </w:r>
        <w:r w:rsidDel="00FD192A">
          <w:delText>(X:A)</w:delText>
        </w:r>
      </w:del>
      <w:r>
        <w:t>. In each cell type, a non-parametric two-sided Wilcoxon test was used to test for deviations of log</w:t>
      </w:r>
      <w:r>
        <w:rPr>
          <w:vertAlign w:val="subscript"/>
        </w:rPr>
        <w:t>2</w:t>
      </w:r>
      <w:r>
        <w:t>(</w:t>
      </w:r>
      <w:proofErr w:type="gramStart"/>
      <w:r>
        <w:t>X:A</w:t>
      </w:r>
      <w:proofErr w:type="gramEnd"/>
      <w:r>
        <w:t xml:space="preserve">) from 0 in standard </w:t>
      </w:r>
      <w:del w:id="484" w:author="Alison Wright" w:date="2024-10-30T14:39:00Z" w16du:dateUtc="2024-10-30T14:39:00Z">
        <w:r w:rsidDel="00FD192A">
          <w:delText xml:space="preserve">(ST) </w:delText>
        </w:r>
      </w:del>
      <w:r>
        <w:t>males, with μ set to 0, and differences in log</w:t>
      </w:r>
      <w:r>
        <w:rPr>
          <w:vertAlign w:val="subscript"/>
        </w:rPr>
        <w:t>2</w:t>
      </w:r>
      <w:r>
        <w:t xml:space="preserve">(X:A) between </w:t>
      </w:r>
      <w:del w:id="485" w:author="Alison Wright" w:date="2024-10-30T14:39:00Z" w16du:dateUtc="2024-10-30T14:39:00Z">
        <w:r w:rsidDel="00FD192A">
          <w:delText xml:space="preserve">SR </w:delText>
        </w:r>
      </w:del>
      <w:ins w:id="486" w:author="Alison Wright" w:date="2024-10-30T14:39:00Z" w16du:dateUtc="2024-10-30T14:39:00Z">
        <w:r w:rsidR="00FD192A">
          <w:t xml:space="preserve">standard </w:t>
        </w:r>
      </w:ins>
      <w:r>
        <w:t xml:space="preserve">and </w:t>
      </w:r>
      <w:del w:id="487" w:author="Alison Wright" w:date="2024-10-30T14:39:00Z" w16du:dateUtc="2024-10-30T14:39:00Z">
        <w:r w:rsidDel="00FD192A">
          <w:delText xml:space="preserve">ST </w:delText>
        </w:r>
      </w:del>
      <w:ins w:id="488" w:author="Alison Wright" w:date="2024-10-30T14:39:00Z" w16du:dateUtc="2024-10-30T14:39:00Z">
        <w:r w:rsidR="00FD192A">
          <w:t xml:space="preserve">drive </w:t>
        </w:r>
      </w:ins>
      <w:r>
        <w:t xml:space="preserve">males. </w:t>
      </w:r>
    </w:p>
    <w:p w14:paraId="03FD4AE3" w14:textId="3DC5085D" w:rsidR="00A52ACD" w:rsidRPr="00756DB8" w:rsidRDefault="002356AC" w:rsidP="008345D1">
      <w:pPr>
        <w:snapToGrid w:val="0"/>
        <w:spacing w:before="240" w:after="240" w:line="391" w:lineRule="auto"/>
        <w:rPr>
          <w:b/>
          <w:i/>
          <w:iCs/>
          <w:rPrChange w:id="489" w:author="Alison Wright" w:date="2024-10-29T10:17:00Z" w16du:dateUtc="2024-10-29T10:17:00Z">
            <w:rPr>
              <w:b/>
            </w:rPr>
          </w:rPrChange>
        </w:rPr>
      </w:pPr>
      <w:r w:rsidRPr="00756DB8">
        <w:rPr>
          <w:b/>
          <w:i/>
          <w:iCs/>
          <w:rPrChange w:id="490" w:author="Alison Wright" w:date="2024-10-29T10:17:00Z" w16du:dateUtc="2024-10-29T10:17:00Z">
            <w:rPr>
              <w:b/>
            </w:rPr>
          </w:rPrChange>
        </w:rPr>
        <w:t xml:space="preserve">Differential </w:t>
      </w:r>
      <w:ins w:id="491" w:author="Alison Wright" w:date="2024-10-30T14:39:00Z" w16du:dateUtc="2024-10-30T14:39:00Z">
        <w:r w:rsidR="00FD192A">
          <w:rPr>
            <w:b/>
            <w:i/>
            <w:iCs/>
          </w:rPr>
          <w:t xml:space="preserve">cell type </w:t>
        </w:r>
      </w:ins>
      <w:r w:rsidRPr="00756DB8">
        <w:rPr>
          <w:b/>
          <w:i/>
          <w:iCs/>
          <w:rPrChange w:id="492" w:author="Alison Wright" w:date="2024-10-29T10:17:00Z" w16du:dateUtc="2024-10-29T10:17:00Z">
            <w:rPr>
              <w:b/>
            </w:rPr>
          </w:rPrChange>
        </w:rPr>
        <w:t xml:space="preserve">abundance analysis </w:t>
      </w:r>
    </w:p>
    <w:p w14:paraId="272E9167" w14:textId="6F6E8A3D" w:rsidR="00A52ACD" w:rsidRDefault="002356AC" w:rsidP="008345D1">
      <w:pPr>
        <w:snapToGrid w:val="0"/>
        <w:spacing w:before="240" w:after="240" w:line="391" w:lineRule="auto"/>
      </w:pPr>
      <w:r>
        <w:t xml:space="preserve">To test for differences in cell type abundance between standard </w:t>
      </w:r>
      <w:del w:id="493" w:author="Alison Wright" w:date="2024-10-30T14:39:00Z" w16du:dateUtc="2024-10-30T14:39:00Z">
        <w:r w:rsidDel="00FD192A">
          <w:delText xml:space="preserve">(ST) </w:delText>
        </w:r>
      </w:del>
      <w:r>
        <w:t xml:space="preserve">and drive </w:t>
      </w:r>
      <w:del w:id="494" w:author="Alison Wright" w:date="2024-10-30T14:39:00Z" w16du:dateUtc="2024-10-30T14:39:00Z">
        <w:r w:rsidDel="00FD192A">
          <w:delText xml:space="preserve">(SR) </w:delText>
        </w:r>
      </w:del>
      <w:r>
        <w:t xml:space="preserve">males, a series of binomial models were fit comparing cell counts of germline to cyst, early cyst to late cyst, and pre-meiotic germline to post-meiotic germline. All models were run using </w:t>
      </w:r>
      <w:proofErr w:type="spellStart"/>
      <w:r>
        <w:t>glmer</w:t>
      </w:r>
      <w:proofErr w:type="spellEnd"/>
      <w:r>
        <w:t xml:space="preserve"> from lme4 </w:t>
      </w:r>
      <w:r w:rsidR="00A52ACD">
        <w:fldChar w:fldCharType="begin"/>
      </w:r>
      <w:r w:rsidR="00A52ACD">
        <w:instrText>HYPERLINK "https://paperpile.com/c/UqA1L6/paEs" \h</w:instrText>
      </w:r>
      <w:r w:rsidR="00A52ACD">
        <w:fldChar w:fldCharType="separate"/>
      </w:r>
      <w:r w:rsidR="00A52ACD">
        <w:rPr>
          <w:color w:val="000000"/>
        </w:rPr>
        <w:t>(D. Bates et al., 2015)</w:t>
      </w:r>
      <w:r w:rsidR="00A52ACD">
        <w:rPr>
          <w:color w:val="000000"/>
        </w:rPr>
        <w:fldChar w:fldCharType="end"/>
      </w:r>
      <w:r>
        <w:t xml:space="preserve"> in R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with sample as a random effect (</w:t>
      </w:r>
      <w:proofErr w:type="spellStart"/>
      <w:r>
        <w:t>count~treatment</w:t>
      </w:r>
      <w:proofErr w:type="spellEnd"/>
      <w:r>
        <w:t xml:space="preserve"> + (1|sample)).</w:t>
      </w:r>
    </w:p>
    <w:p w14:paraId="408CD2F7" w14:textId="77777777" w:rsidR="00A52ACD" w:rsidRDefault="002356AC" w:rsidP="008345D1">
      <w:pPr>
        <w:snapToGrid w:val="0"/>
        <w:spacing w:before="240" w:after="240" w:line="391" w:lineRule="auto"/>
        <w:rPr>
          <w:b/>
          <w:i/>
        </w:rPr>
      </w:pPr>
      <w:r>
        <w:rPr>
          <w:b/>
          <w:i/>
        </w:rPr>
        <w:t xml:space="preserve">Differential gene expression analysis </w:t>
      </w:r>
    </w:p>
    <w:p w14:paraId="7586308F" w14:textId="2D94903F" w:rsidR="00A52ACD" w:rsidRDefault="002356AC" w:rsidP="008345D1">
      <w:pPr>
        <w:snapToGrid w:val="0"/>
        <w:spacing w:before="240" w:after="240" w:line="391" w:lineRule="auto"/>
      </w:pPr>
      <w:r>
        <w:t xml:space="preserve">A quasi-likelihood (QL) approach from </w:t>
      </w:r>
      <w:proofErr w:type="spellStart"/>
      <w:r>
        <w:t>EdgeR</w:t>
      </w:r>
      <w:proofErr w:type="spellEnd"/>
      <w:r>
        <w:t xml:space="preserve"> v4.0.16 </w:t>
      </w:r>
      <w:r w:rsidR="00A52ACD">
        <w:fldChar w:fldCharType="begin"/>
      </w:r>
      <w:r w:rsidR="00A52ACD">
        <w:instrText>HYPERLINK "https://paperpile.com/c/UqA1L6/vPNv" \h</w:instrText>
      </w:r>
      <w:r w:rsidR="00A52ACD">
        <w:fldChar w:fldCharType="separate"/>
      </w:r>
      <w:r w:rsidR="00A52ACD">
        <w:rPr>
          <w:color w:val="000000"/>
        </w:rPr>
        <w:t>(Robinson et al., 2010)</w:t>
      </w:r>
      <w:r w:rsidR="00A52ACD">
        <w:rPr>
          <w:color w:val="000000"/>
        </w:rPr>
        <w:fldChar w:fldCharType="end"/>
      </w:r>
      <w:r>
        <w:t xml:space="preserve"> was used to identify differentially expressed genes between standard </w:t>
      </w:r>
      <w:del w:id="495" w:author="Alison Wright" w:date="2024-10-30T14:39:00Z" w16du:dateUtc="2024-10-30T14:39:00Z">
        <w:r w:rsidDel="00FD192A">
          <w:delText xml:space="preserve">(ST) </w:delText>
        </w:r>
      </w:del>
      <w:r>
        <w:t xml:space="preserve">and drive </w:t>
      </w:r>
      <w:del w:id="496" w:author="Alison Wright" w:date="2024-10-30T14:39:00Z" w16du:dateUtc="2024-10-30T14:39:00Z">
        <w:r w:rsidDel="00FD192A">
          <w:delText xml:space="preserve">(SR) </w:delText>
        </w:r>
      </w:del>
      <w:r>
        <w:t>males in each cell type (|log</w:t>
      </w:r>
      <w:r>
        <w:rPr>
          <w:vertAlign w:val="subscript"/>
        </w:rPr>
        <w:t>2</w:t>
      </w:r>
      <w:r>
        <w:t xml:space="preserve">(fold-change)| &gt;  1 and FDR &lt; 0.05). Enrichment of the number of differentially expressed genes across chromosomes and cell types was modelled with a generalised linear model of family ‘binomial’ where genes were classified as biased or unbiased and regressed against cell type and chromosome. Nested models were then compared using chi-squared in </w:t>
      </w:r>
      <w:proofErr w:type="spellStart"/>
      <w:r>
        <w:t>anova.glm</w:t>
      </w:r>
      <w:proofErr w:type="spellEnd"/>
      <w:r>
        <w:t xml:space="preserve"> from the R ‘stats’ package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t>
      </w:r>
    </w:p>
    <w:p w14:paraId="3801CE31" w14:textId="77777777" w:rsidR="00A52ACD" w:rsidRDefault="002356AC" w:rsidP="008345D1">
      <w:pPr>
        <w:pStyle w:val="Heading2"/>
        <w:snapToGrid w:val="0"/>
        <w:spacing w:before="240" w:after="240" w:line="391" w:lineRule="auto"/>
      </w:pPr>
      <w:bookmarkStart w:id="497" w:name="_9hkso59dph4e" w:colFirst="0" w:colLast="0"/>
      <w:bookmarkEnd w:id="497"/>
      <w:r>
        <w:t xml:space="preserve">Trajectory Analysis </w:t>
      </w:r>
    </w:p>
    <w:p w14:paraId="38500B63" w14:textId="77777777" w:rsidR="00A52ACD" w:rsidRDefault="002356AC" w:rsidP="008345D1">
      <w:pPr>
        <w:snapToGrid w:val="0"/>
        <w:spacing w:before="240" w:after="240" w:line="391" w:lineRule="auto"/>
      </w:pPr>
      <w:r>
        <w:t xml:space="preserve">To identify genes with differential trajectories between standard (ST) and drive (SR) males across spermatogenesis, data was subset to include only germline cells (GSC/spermatogonia, primary and secondary spermatocytes, and spermatids). The Seurat object was then converted into a </w:t>
      </w:r>
      <w:proofErr w:type="spellStart"/>
      <w:r>
        <w:t>SingleCellExperiment</w:t>
      </w:r>
      <w:proofErr w:type="spellEnd"/>
      <w:r>
        <w:t xml:space="preserve"> class for downstream analysis using </w:t>
      </w:r>
      <w:proofErr w:type="spellStart"/>
      <w:r>
        <w:t>tradeSeq</w:t>
      </w:r>
      <w:proofErr w:type="spellEnd"/>
      <w:r>
        <w:t xml:space="preserve"> v1.18.0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xml:space="preserve"> and slingshot v2.12.0 </w:t>
      </w:r>
      <w:r w:rsidR="00A52ACD">
        <w:fldChar w:fldCharType="begin"/>
      </w:r>
      <w:r w:rsidR="00A52ACD">
        <w:instrText>HYPERLINK "https://paperpile.com/c/UqA1L6/HYYZ" \h</w:instrText>
      </w:r>
      <w:r w:rsidR="00A52ACD">
        <w:fldChar w:fldCharType="separate"/>
      </w:r>
      <w:r w:rsidR="00A52ACD">
        <w:rPr>
          <w:color w:val="000000"/>
        </w:rPr>
        <w:t>(Street et al., 2018)</w:t>
      </w:r>
      <w:r w:rsidR="00A52ACD">
        <w:rPr>
          <w:color w:val="000000"/>
        </w:rPr>
        <w:fldChar w:fldCharType="end"/>
      </w:r>
      <w:r>
        <w:t xml:space="preserve">. First, pseudotimes were assigned to each cell within the germline. Then a negative binomial generalized additive model (NB-GAM) with 10 knots was fit to each gene for ST and SR individuals separately. Genes were kept if they were expressed in at least 10% of either ST or SR cells with 2 or more counts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and if their expression was significantly associated with pseudotime in either ST or SR cells (</w:t>
      </w:r>
      <w:r>
        <w:rPr>
          <w:i/>
        </w:rPr>
        <w:t>p</w:t>
      </w:r>
      <w:r>
        <w:t xml:space="preserve"> &lt; 0.05 &amp; log</w:t>
      </w:r>
      <w:r>
        <w:rPr>
          <w:vertAlign w:val="subscript"/>
        </w:rPr>
        <w:t>2</w:t>
      </w:r>
      <w:r>
        <w:t xml:space="preserve"> fold-change &gt; 1). GAM smoothers were then compared between ST and SR cells to identify genes with significantly different trajectories using the </w:t>
      </w:r>
      <w:proofErr w:type="spellStart"/>
      <w:r>
        <w:t>conditionTest</w:t>
      </w:r>
      <w:proofErr w:type="spellEnd"/>
      <w:r>
        <w:t xml:space="preserve"> function. Genes were classed as significant if false discovery rate </w:t>
      </w:r>
      <w:r>
        <w:rPr>
          <w:i/>
        </w:rPr>
        <w:t>p</w:t>
      </w:r>
      <w:r>
        <w:t xml:space="preserve"> &lt; .05 &amp; log</w:t>
      </w:r>
      <w:r>
        <w:rPr>
          <w:vertAlign w:val="subscript"/>
        </w:rPr>
        <w:t>2</w:t>
      </w:r>
      <w:r>
        <w:t xml:space="preserve"> fold-change &gt; </w:t>
      </w:r>
      <w:del w:id="498" w:author="Alison Wright" w:date="2024-10-29T10:17:00Z" w16du:dateUtc="2024-10-29T10:17:00Z">
        <w:r w:rsidDel="00756DB8">
          <w:delText xml:space="preserve"> </w:delText>
        </w:r>
      </w:del>
      <w:r>
        <w:t>2. Additionally, the remaining genes were then only kept if they were expressed in at least 10% of either ST or SR cells with 2 or more counts</w:t>
      </w:r>
      <w:r>
        <w:t xml:space="preserve">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The ST and SR NB-GAMs are then compared to find differential trajectories.</w:t>
      </w:r>
    </w:p>
    <w:p w14:paraId="71D1A9C8" w14:textId="77777777" w:rsidR="00A52ACD" w:rsidRPr="00756DB8" w:rsidRDefault="002356AC" w:rsidP="008345D1">
      <w:pPr>
        <w:snapToGrid w:val="0"/>
        <w:spacing w:before="240" w:after="240" w:line="391" w:lineRule="auto"/>
        <w:rPr>
          <w:b/>
          <w:i/>
          <w:iCs/>
          <w:rPrChange w:id="499" w:author="Alison Wright" w:date="2024-10-29T10:17:00Z" w16du:dateUtc="2024-10-29T10:17:00Z">
            <w:rPr>
              <w:b/>
            </w:rPr>
          </w:rPrChange>
        </w:rPr>
      </w:pPr>
      <w:r w:rsidRPr="00756DB8">
        <w:rPr>
          <w:b/>
          <w:i/>
          <w:iCs/>
          <w:rPrChange w:id="500" w:author="Alison Wright" w:date="2024-10-29T10:17:00Z" w16du:dateUtc="2024-10-29T10:17:00Z">
            <w:rPr>
              <w:b/>
            </w:rPr>
          </w:rPrChange>
        </w:rPr>
        <w:t>Gene Ontology enrichment analysis</w:t>
      </w:r>
    </w:p>
    <w:p w14:paraId="136B4F2D" w14:textId="77777777" w:rsidR="00A52ACD" w:rsidRDefault="002356AC" w:rsidP="008345D1">
      <w:pPr>
        <w:snapToGrid w:val="0"/>
        <w:spacing w:before="240" w:after="240" w:line="391" w:lineRule="auto"/>
      </w:pPr>
      <w:r>
        <w:t xml:space="preserve">A gene ontology term enrichment of the genes with significant differential trajectories was performed using the </w:t>
      </w:r>
      <w:proofErr w:type="spellStart"/>
      <w:r>
        <w:t>clusterProfiler</w:t>
      </w:r>
      <w:proofErr w:type="spellEnd"/>
      <w:r>
        <w:t xml:space="preserve"> package v4.12.2 </w:t>
      </w:r>
      <w:r w:rsidR="00A52ACD">
        <w:fldChar w:fldCharType="begin"/>
      </w:r>
      <w:r w:rsidR="00A52ACD">
        <w:instrText>HYPERLINK "https://paperpile.com/c/UqA1L6/IjjH" \h</w:instrText>
      </w:r>
      <w:r w:rsidR="00A52ACD">
        <w:fldChar w:fldCharType="separate"/>
      </w:r>
      <w:r w:rsidR="00A52ACD">
        <w:rPr>
          <w:color w:val="000000"/>
        </w:rPr>
        <w:t>(Yu et al., 2012)</w:t>
      </w:r>
      <w:r w:rsidR="00A52ACD">
        <w:rPr>
          <w:color w:val="000000"/>
        </w:rPr>
        <w:fldChar w:fldCharType="end"/>
      </w:r>
      <w:r>
        <w:t xml:space="preserve">. The background gene set used was the genes that were previously identified as having a significant association with pseudotime. The </w:t>
      </w:r>
      <w:proofErr w:type="spellStart"/>
      <w:r>
        <w:t>org.Dm.eg.db</w:t>
      </w:r>
      <w:proofErr w:type="spellEnd"/>
      <w:r>
        <w:t xml:space="preserve"> v3.19.1 </w:t>
      </w:r>
      <w:r w:rsidR="00A52ACD">
        <w:fldChar w:fldCharType="begin"/>
      </w:r>
      <w:r w:rsidR="00A52ACD">
        <w:instrText>HYPERLINK "https://paperpile.com/c/UqA1L6/LvWy" \h</w:instrText>
      </w:r>
      <w:r w:rsidR="00A52ACD">
        <w:fldChar w:fldCharType="separate"/>
      </w:r>
      <w:r w:rsidR="00A52ACD">
        <w:rPr>
          <w:color w:val="000000"/>
        </w:rPr>
        <w:t>(Carlson, 2019)</w:t>
      </w:r>
      <w:r w:rsidR="00A52ACD">
        <w:rPr>
          <w:color w:val="000000"/>
        </w:rPr>
        <w:fldChar w:fldCharType="end"/>
      </w:r>
      <w:r>
        <w:t xml:space="preserve"> package for </w:t>
      </w:r>
      <w:r>
        <w:rPr>
          <w:i/>
        </w:rPr>
        <w:t>D. melanogaster</w:t>
      </w:r>
      <w:r>
        <w:t xml:space="preserve"> was used as a reference database. </w:t>
      </w:r>
    </w:p>
    <w:p w14:paraId="16C92C05" w14:textId="77777777" w:rsidR="00A52ACD" w:rsidRDefault="00A52ACD" w:rsidP="008345D1">
      <w:pPr>
        <w:snapToGrid w:val="0"/>
        <w:spacing w:before="240" w:after="240" w:line="391" w:lineRule="auto"/>
      </w:pPr>
    </w:p>
    <w:p w14:paraId="52CD9BD7" w14:textId="77777777" w:rsidR="008345D1" w:rsidRDefault="008345D1" w:rsidP="008345D1">
      <w:pPr>
        <w:pStyle w:val="Heading1"/>
        <w:snapToGrid w:val="0"/>
        <w:spacing w:before="240" w:after="240" w:line="391" w:lineRule="auto"/>
        <w:rPr>
          <w:ins w:id="501" w:author="Alison Wright" w:date="2024-10-30T12:20:00Z" w16du:dateUtc="2024-10-30T12:20:00Z"/>
        </w:rPr>
      </w:pPr>
      <w:bookmarkStart w:id="502" w:name="_bw2hc9npk69z" w:colFirst="0" w:colLast="0"/>
      <w:bookmarkEnd w:id="502"/>
    </w:p>
    <w:p w14:paraId="40BA94FC" w14:textId="77777777" w:rsidR="008345D1" w:rsidRDefault="008345D1" w:rsidP="008345D1">
      <w:pPr>
        <w:pStyle w:val="Heading1"/>
        <w:snapToGrid w:val="0"/>
        <w:spacing w:before="240" w:after="240" w:line="391" w:lineRule="auto"/>
      </w:pPr>
    </w:p>
    <w:p w14:paraId="6BBF424C" w14:textId="77777777" w:rsidR="008345D1" w:rsidRPr="008345D1" w:rsidRDefault="008345D1" w:rsidP="008345D1"/>
    <w:p w14:paraId="3EAA77E9" w14:textId="1C353839" w:rsidR="00A52ACD" w:rsidRDefault="002356AC" w:rsidP="008345D1">
      <w:pPr>
        <w:pStyle w:val="Heading1"/>
        <w:snapToGrid w:val="0"/>
        <w:spacing w:before="240" w:after="240" w:line="391" w:lineRule="auto"/>
      </w:pPr>
      <w:r>
        <w:t>SUPPLEMENTARY MATERIAL</w:t>
      </w:r>
    </w:p>
    <w:p w14:paraId="2CC6F30C" w14:textId="77777777" w:rsidR="00A52ACD" w:rsidRDefault="002356AC" w:rsidP="008345D1">
      <w:pPr>
        <w:pStyle w:val="Heading2"/>
        <w:snapToGrid w:val="0"/>
        <w:spacing w:before="240" w:after="240" w:line="391" w:lineRule="auto"/>
      </w:pPr>
      <w:bookmarkStart w:id="503" w:name="_nscd2lxck6ql" w:colFirst="0" w:colLast="0"/>
      <w:bookmarkEnd w:id="503"/>
      <w:r>
        <w:t>SUPPLEMENTARY RESULTS</w:t>
      </w:r>
    </w:p>
    <w:p w14:paraId="6766DF2F" w14:textId="77777777" w:rsidR="00A52ACD" w:rsidRDefault="002356AC" w:rsidP="008345D1">
      <w:pPr>
        <w:pStyle w:val="Heading2"/>
        <w:snapToGrid w:val="0"/>
        <w:spacing w:before="240" w:after="240" w:line="391" w:lineRule="auto"/>
        <w:rPr>
          <w:color w:val="000000"/>
        </w:rPr>
      </w:pPr>
      <w:bookmarkStart w:id="504" w:name="_d9tv804uwayu" w:colFirst="0" w:colLast="0"/>
      <w:bookmarkEnd w:id="504"/>
      <w:r>
        <w:rPr>
          <w:color w:val="000000"/>
        </w:rPr>
        <w:t>Expression of marker genes across cell types in T</w:t>
      </w:r>
      <w:r>
        <w:t>eleopsis</w:t>
      </w:r>
      <w:r>
        <w:rPr>
          <w:color w:val="000000"/>
        </w:rPr>
        <w:t xml:space="preserve"> dalmanni testes </w:t>
      </w:r>
    </w:p>
    <w:p w14:paraId="708D0761" w14:textId="2A66B70C" w:rsidR="00A52ACD" w:rsidRDefault="002356AC" w:rsidP="008345D1">
      <w:pPr>
        <w:snapToGrid w:val="0"/>
        <w:spacing w:before="240" w:after="240" w:line="391" w:lineRule="auto"/>
      </w:pPr>
      <w:r>
        <w:t xml:space="preserve">First, we used a series of known </w:t>
      </w:r>
      <w:r>
        <w:rPr>
          <w:i/>
        </w:rPr>
        <w:t xml:space="preserve">Drosophila melanogaster </w:t>
      </w:r>
      <w:r>
        <w:t xml:space="preserve">cell-type-specific testes markers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to identify </w:t>
      </w:r>
      <w:r>
        <w:rPr>
          <w:i/>
        </w:rPr>
        <w:t xml:space="preserve">T. dalmanni </w:t>
      </w:r>
      <w:r>
        <w:t>cell types (</w:t>
      </w:r>
      <w:r>
        <w:rPr>
          <w:highlight w:val="white"/>
        </w:rPr>
        <w:t>Figure</w:t>
      </w:r>
      <w:ins w:id="505" w:author="Alison Wright" w:date="2024-10-29T10:20:00Z" w16du:dateUtc="2024-10-29T10:20:00Z">
        <w:r w:rsidR="00AD7731">
          <w:rPr>
            <w:highlight w:val="white"/>
          </w:rPr>
          <w:t>s</w:t>
        </w:r>
      </w:ins>
      <w:r>
        <w:rPr>
          <w:highlight w:val="white"/>
        </w:rPr>
        <w:t xml:space="preserve"> 1 &amp; S1c, Table S2</w:t>
      </w:r>
      <w:r>
        <w:t xml:space="preserve">). We used the germ-cell-specific marker </w:t>
      </w:r>
      <w:r>
        <w:rPr>
          <w:i/>
        </w:rPr>
        <w:t>vasa</w:t>
      </w:r>
      <w:r>
        <w:t xml:space="preserve"> to separate the germline from somatic tissues </w:t>
      </w:r>
      <w:r w:rsidR="00A52ACD">
        <w:fldChar w:fldCharType="begin"/>
      </w:r>
      <w:r w:rsidR="00A52ACD">
        <w:instrText>HYPERLINK "https://paperpile.com/c/UqA1L6/ONoN" \h</w:instrText>
      </w:r>
      <w:r w:rsidR="00A52ACD">
        <w:fldChar w:fldCharType="separate"/>
      </w:r>
      <w:r w:rsidR="00A52ACD">
        <w:rPr>
          <w:color w:val="000000"/>
        </w:rPr>
        <w:t>(</w:t>
      </w:r>
      <w:proofErr w:type="spellStart"/>
      <w:r w:rsidR="00A52ACD">
        <w:rPr>
          <w:color w:val="000000"/>
        </w:rPr>
        <w:t>Ohlstein</w:t>
      </w:r>
      <w:proofErr w:type="spellEnd"/>
      <w:r w:rsidR="00A52ACD">
        <w:rPr>
          <w:color w:val="000000"/>
        </w:rPr>
        <w:t xml:space="preserve"> &amp; </w:t>
      </w:r>
      <w:proofErr w:type="spellStart"/>
      <w:r w:rsidR="00A52ACD">
        <w:rPr>
          <w:color w:val="000000"/>
        </w:rPr>
        <w:t>McKearin</w:t>
      </w:r>
      <w:proofErr w:type="spellEnd"/>
      <w:r w:rsidR="00A52ACD">
        <w:rPr>
          <w:color w:val="000000"/>
        </w:rPr>
        <w:t>, 1997)</w:t>
      </w:r>
      <w:r w:rsidR="00A52ACD">
        <w:rPr>
          <w:color w:val="000000"/>
        </w:rPr>
        <w:fldChar w:fldCharType="end"/>
      </w:r>
      <w:r>
        <w:t xml:space="preserve">. Somatic tissues were split using </w:t>
      </w:r>
      <w:proofErr w:type="spellStart"/>
      <w:r>
        <w:rPr>
          <w:i/>
        </w:rPr>
        <w:t>Mhc</w:t>
      </w:r>
      <w:proofErr w:type="spellEnd"/>
      <w:r>
        <w:t xml:space="preserve"> to identify muscle cells </w:t>
      </w:r>
      <w:r w:rsidR="00A52ACD">
        <w:fldChar w:fldCharType="begin"/>
      </w:r>
      <w:r w:rsidR="00A52ACD">
        <w:instrText>HYPERLINK "https://paperpile.com/c/UqA1L6/Q0GM" \h</w:instrText>
      </w:r>
      <w:r w:rsidR="00A52ACD">
        <w:fldChar w:fldCharType="separate"/>
      </w:r>
      <w:r w:rsidR="00A52ACD">
        <w:rPr>
          <w:color w:val="000000"/>
        </w:rPr>
        <w:t>(Hess et al., 2007)</w:t>
      </w:r>
      <w:r w:rsidR="00A52ACD">
        <w:rPr>
          <w:color w:val="000000"/>
        </w:rPr>
        <w:fldChar w:fldCharType="end"/>
      </w:r>
      <w:r>
        <w:t xml:space="preserve">, </w:t>
      </w:r>
      <w:proofErr w:type="spellStart"/>
      <w:r>
        <w:rPr>
          <w:i/>
        </w:rPr>
        <w:t>eya</w:t>
      </w:r>
      <w:proofErr w:type="spellEnd"/>
      <w:r>
        <w:t xml:space="preserve"> expression to identify cyst cells associated with post-mitotic germline cells </w:t>
      </w:r>
      <w:r w:rsidR="00A52ACD">
        <w:fldChar w:fldCharType="begin"/>
      </w:r>
      <w:r w:rsidR="00A52ACD">
        <w:instrText>HYPERLINK "https://paperpile.com/c/UqA1L6/JHqr" \h</w:instrText>
      </w:r>
      <w:r w:rsidR="00A52ACD">
        <w:fldChar w:fldCharType="separate"/>
      </w:r>
      <w:r w:rsidR="00A52ACD">
        <w:rPr>
          <w:color w:val="000000"/>
        </w:rPr>
        <w:t>(Zoller &amp; Schulz, 2012)</w:t>
      </w:r>
      <w:r w:rsidR="00A52ACD">
        <w:rPr>
          <w:color w:val="000000"/>
        </w:rPr>
        <w:fldChar w:fldCharType="end"/>
      </w:r>
      <w:r>
        <w:t xml:space="preserve">, and </w:t>
      </w:r>
      <w:r>
        <w:rPr>
          <w:i/>
        </w:rPr>
        <w:t>Impl2</w:t>
      </w:r>
      <w:r>
        <w:t xml:space="preserve">, </w:t>
      </w:r>
      <w:proofErr w:type="spellStart"/>
      <w:r>
        <w:rPr>
          <w:i/>
        </w:rPr>
        <w:t>fng</w:t>
      </w:r>
      <w:proofErr w:type="spellEnd"/>
      <w:r>
        <w:t xml:space="preserve">, </w:t>
      </w:r>
      <w:proofErr w:type="spellStart"/>
      <w:r>
        <w:rPr>
          <w:i/>
        </w:rPr>
        <w:t>tj</w:t>
      </w:r>
      <w:proofErr w:type="spellEnd"/>
      <w:r>
        <w:t xml:space="preserve"> and </w:t>
      </w:r>
      <w:proofErr w:type="spellStart"/>
      <w:r>
        <w:rPr>
          <w:i/>
        </w:rPr>
        <w:t>Nrt</w:t>
      </w:r>
      <w:proofErr w:type="spellEnd"/>
      <w:r>
        <w:t xml:space="preserve"> to identify cyst cells associated with the mitotic germline </w:t>
      </w:r>
      <w:r w:rsidR="00A52ACD">
        <w:fldChar w:fldCharType="begin"/>
      </w:r>
      <w:r w:rsidR="00A52ACD">
        <w:instrText>HYPERLINK "https://paperpile.com/c/UqA1L6/jMo0" \h</w:instrText>
      </w:r>
      <w:r w:rsidR="00A52ACD">
        <w:fldChar w:fldCharType="separate"/>
      </w:r>
      <w:r w:rsidR="00A52ACD">
        <w:rPr>
          <w:color w:val="000000"/>
        </w:rPr>
        <w:t>(Terry et al., 2006)</w:t>
      </w:r>
      <w:r w:rsidR="00A52ACD">
        <w:rPr>
          <w:color w:val="000000"/>
        </w:rPr>
        <w:fldChar w:fldCharType="end"/>
      </w:r>
      <w:r>
        <w:t xml:space="preserve">. To then separate the germline stem cells (GSC) and spermatogonia from meiotic phase cells, </w:t>
      </w:r>
      <w:r>
        <w:rPr>
          <w:i/>
        </w:rPr>
        <w:t>bb8</w:t>
      </w:r>
      <w:r>
        <w:t xml:space="preserve"> was used, a key gene in mitochondrial derivative development, which is expressed from spermatocytes onwards </w:t>
      </w:r>
      <w:r w:rsidR="00A52ACD">
        <w:fldChar w:fldCharType="begin"/>
      </w:r>
      <w:r w:rsidR="00A52ACD">
        <w:instrText>HYPERLINK "https://paperpile.com/c/UqA1L6/9iUU" \h</w:instrText>
      </w:r>
      <w:r w:rsidR="00A52ACD">
        <w:fldChar w:fldCharType="separate"/>
      </w:r>
      <w:r w:rsidR="00A52ACD">
        <w:rPr>
          <w:color w:val="000000"/>
        </w:rPr>
        <w:t>(</w:t>
      </w:r>
      <w:proofErr w:type="spellStart"/>
      <w:r w:rsidR="00A52ACD">
        <w:rPr>
          <w:color w:val="000000"/>
        </w:rPr>
        <w:t>Vedelek</w:t>
      </w:r>
      <w:proofErr w:type="spellEnd"/>
      <w:r w:rsidR="00A52ACD">
        <w:rPr>
          <w:color w:val="000000"/>
        </w:rPr>
        <w:t xml:space="preserve"> et al., 2016)</w:t>
      </w:r>
      <w:r w:rsidR="00A52ACD">
        <w:rPr>
          <w:color w:val="000000"/>
        </w:rPr>
        <w:fldChar w:fldCharType="end"/>
      </w:r>
      <w:r>
        <w:t xml:space="preserve">. The lack of </w:t>
      </w:r>
      <w:proofErr w:type="spellStart"/>
      <w:r>
        <w:rPr>
          <w:i/>
        </w:rPr>
        <w:t>twe</w:t>
      </w:r>
      <w:proofErr w:type="spellEnd"/>
      <w:r>
        <w:t xml:space="preserve"> expression was used to split spermatocytes from spermatids, with </w:t>
      </w:r>
      <w:proofErr w:type="spellStart"/>
      <w:r>
        <w:rPr>
          <w:i/>
        </w:rPr>
        <w:t>twe</w:t>
      </w:r>
      <w:proofErr w:type="spellEnd"/>
      <w:r>
        <w:t xml:space="preserve"> expression peaking in spermatocytes and not detected in spermatids </w:t>
      </w:r>
      <w:r w:rsidR="00A52ACD">
        <w:fldChar w:fldCharType="begin"/>
      </w:r>
      <w:r w:rsidR="00A52ACD">
        <w:instrText>HYPERLINK "https://paperpile.com/c/UqA1L6/Kxkv" \h</w:instrText>
      </w:r>
      <w:r w:rsidR="00A52ACD">
        <w:fldChar w:fldCharType="separate"/>
      </w:r>
      <w:r w:rsidR="00A52ACD">
        <w:rPr>
          <w:color w:val="000000"/>
        </w:rPr>
        <w:t>(</w:t>
      </w:r>
      <w:proofErr w:type="spellStart"/>
      <w:r w:rsidR="00A52ACD">
        <w:rPr>
          <w:color w:val="000000"/>
        </w:rPr>
        <w:t>Courtot</w:t>
      </w:r>
      <w:proofErr w:type="spellEnd"/>
      <w:r w:rsidR="00A52ACD">
        <w:rPr>
          <w:color w:val="000000"/>
        </w:rPr>
        <w:t xml:space="preserve"> et al., 1992)</w:t>
      </w:r>
      <w:r w:rsidR="00A52ACD">
        <w:rPr>
          <w:color w:val="000000"/>
        </w:rPr>
        <w:fldChar w:fldCharType="end"/>
      </w:r>
      <w:r>
        <w:t xml:space="preserve">. The presence of </w:t>
      </w:r>
      <w:r>
        <w:rPr>
          <w:i/>
        </w:rPr>
        <w:t>cup</w:t>
      </w:r>
      <w:r>
        <w:t xml:space="preserve"> genes could also validate spermatids as whilst the post-meiotic germline of </w:t>
      </w:r>
      <w:r>
        <w:rPr>
          <w:i/>
        </w:rPr>
        <w:t>Drosophila</w:t>
      </w:r>
      <w:r>
        <w:t xml:space="preserve"> is </w:t>
      </w:r>
      <w:proofErr w:type="spellStart"/>
      <w:r>
        <w:t>transcriptomically</w:t>
      </w:r>
      <w:proofErr w:type="spellEnd"/>
      <w:r>
        <w:t xml:space="preserve"> nearly inactive, </w:t>
      </w:r>
      <w:r>
        <w:rPr>
          <w:i/>
        </w:rPr>
        <w:t>cup</w:t>
      </w:r>
      <w:r>
        <w:t xml:space="preserve"> and </w:t>
      </w:r>
      <w:r>
        <w:rPr>
          <w:i/>
        </w:rPr>
        <w:t>comet</w:t>
      </w:r>
      <w:r>
        <w:t xml:space="preserve"> genes are expressed </w:t>
      </w:r>
      <w:r w:rsidR="00A52ACD">
        <w:fldChar w:fldCharType="begin"/>
      </w:r>
      <w:r w:rsidR="00A52ACD">
        <w:instrText>HYPERLINK "https://paperpile.com/c/UqA1L6/Mf5E"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w:t>
      </w:r>
      <w:r w:rsidR="00A52ACD">
        <w:rPr>
          <w:color w:val="000000"/>
        </w:rPr>
        <w:fldChar w:fldCharType="end"/>
      </w:r>
      <w:r>
        <w:t xml:space="preserve">. To then separate primary from secondary spermatocytes, we used expression of </w:t>
      </w:r>
      <w:proofErr w:type="spellStart"/>
      <w:r>
        <w:rPr>
          <w:i/>
        </w:rPr>
        <w:t>CycB</w:t>
      </w:r>
      <w:proofErr w:type="spellEnd"/>
      <w:r>
        <w:t xml:space="preserve">, a core G2/M cell cycle component, whose expression peaks at the meiosis I transition between primary and secondary spermatocytes, and </w:t>
      </w:r>
      <w:r>
        <w:rPr>
          <w:i/>
        </w:rPr>
        <w:t>Fest</w:t>
      </w:r>
      <w:r>
        <w:t xml:space="preserve">, a regulator of </w:t>
      </w:r>
      <w:proofErr w:type="spellStart"/>
      <w:r>
        <w:rPr>
          <w:i/>
        </w:rPr>
        <w:t>CycB</w:t>
      </w:r>
      <w:proofErr w:type="spellEnd"/>
      <w:r>
        <w:t xml:space="preserve">, whose expression begins in primary spermatocytes and extends into late-stage germ cells </w:t>
      </w:r>
      <w:r w:rsidR="00A52ACD">
        <w:fldChar w:fldCharType="begin"/>
      </w:r>
      <w:r w:rsidR="00A52ACD">
        <w:instrText>HYPERLINK "https://paperpile.com/c/UqA1L6/y16b" \h</w:instrText>
      </w:r>
      <w:r w:rsidR="00A52ACD">
        <w:fldChar w:fldCharType="separate"/>
      </w:r>
      <w:r w:rsidR="00A52ACD">
        <w:rPr>
          <w:color w:val="000000"/>
        </w:rPr>
        <w:t>(C. C. Baker et al., 2015)</w:t>
      </w:r>
      <w:r w:rsidR="00A52ACD">
        <w:rPr>
          <w:color w:val="000000"/>
        </w:rPr>
        <w:fldChar w:fldCharType="end"/>
      </w:r>
      <w:r>
        <w:t xml:space="preserve">. These key markers, used to define cell types, were highly expressed in our dataset and shown in </w:t>
      </w:r>
      <w:r>
        <w:rPr>
          <w:highlight w:val="white"/>
        </w:rPr>
        <w:t xml:space="preserve">Figure 1c. However, there is a wider set of markers in the literature that we used to corroborate our findings, shown in </w:t>
      </w:r>
      <w:r>
        <w:t xml:space="preserve">Figure S1c and Table S2, but some of these genes were </w:t>
      </w:r>
      <w:del w:id="506" w:author="Alison Wright" w:date="2024-10-29T10:20:00Z" w16du:dateUtc="2024-10-29T10:20:00Z">
        <w:r w:rsidDel="00AD7731">
          <w:delText xml:space="preserve">less </w:delText>
        </w:r>
      </w:del>
      <w:ins w:id="507" w:author="Alison Wright" w:date="2024-10-29T10:20:00Z" w16du:dateUtc="2024-10-29T10:20:00Z">
        <w:r w:rsidR="00AD7731">
          <w:t xml:space="preserve">lowly </w:t>
        </w:r>
      </w:ins>
      <w:r>
        <w:t xml:space="preserve">expressed in our dataset and so less reliable in defining cell types. </w:t>
      </w:r>
    </w:p>
    <w:p w14:paraId="6D61175C" w14:textId="77777777" w:rsidR="00A52ACD" w:rsidDel="008345D1" w:rsidRDefault="00A52ACD" w:rsidP="008345D1">
      <w:pPr>
        <w:snapToGrid w:val="0"/>
        <w:spacing w:before="240" w:after="240" w:line="391" w:lineRule="auto"/>
        <w:rPr>
          <w:del w:id="508" w:author="Alison Wright" w:date="2024-10-30T12:19:00Z" w16du:dateUtc="2024-10-30T12:19:00Z"/>
        </w:rPr>
      </w:pPr>
    </w:p>
    <w:p w14:paraId="40CA1FAE" w14:textId="77777777" w:rsidR="00A52ACD" w:rsidRDefault="002356AC" w:rsidP="008345D1">
      <w:pPr>
        <w:snapToGrid w:val="0"/>
        <w:spacing w:before="240" w:after="240" w:line="391" w:lineRule="auto"/>
      </w:pPr>
      <w:r>
        <w:t>We then used a large set of eukaryotic mitotic cycle stage classifiers, from the Harvard Chan School: Bioinformatics Core (</w:t>
      </w:r>
      <w:r w:rsidR="00A52ACD">
        <w:fldChar w:fldCharType="begin"/>
      </w:r>
      <w:r w:rsidR="00A52ACD">
        <w:instrText>HYPERLINK "https://github.com/hbc/tinyatlas/blob/master/cell_cycle/Drosophila_melanogaster.csv" \h</w:instrText>
      </w:r>
      <w:r w:rsidR="00A52ACD">
        <w:fldChar w:fldCharType="separate"/>
      </w:r>
      <w:r w:rsidR="00A52ACD">
        <w:rPr>
          <w:color w:val="1155CC"/>
          <w:u w:val="single"/>
        </w:rPr>
        <w:t>https://github.com/hbc/tinyatlas/blob/master/cell_cycle/Drosophila_melanogaster.csv</w:t>
      </w:r>
      <w:r w:rsidR="00A52ACD">
        <w:rPr>
          <w:color w:val="1155CC"/>
          <w:u w:val="single"/>
        </w:rPr>
        <w:fldChar w:fldCharType="end"/>
      </w:r>
      <w:r>
        <w:t xml:space="preserve">), (Figure S1a, Table S3) to refine the stages of spermatogenesis with expression of G2M markers enriched in the spermatogonia through to primary spermatocytes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t>
      </w:r>
    </w:p>
    <w:p w14:paraId="252E2869" w14:textId="77777777" w:rsidR="00A52ACD" w:rsidRDefault="002356AC" w:rsidP="008345D1">
      <w:pPr>
        <w:pStyle w:val="Heading3"/>
        <w:snapToGrid w:val="0"/>
        <w:spacing w:before="240" w:after="240" w:line="391" w:lineRule="auto"/>
        <w:rPr>
          <w:color w:val="000000"/>
        </w:rPr>
      </w:pPr>
      <w:bookmarkStart w:id="509" w:name="_e3sv6o8zqc25" w:colFirst="0" w:colLast="0"/>
      <w:bookmarkEnd w:id="509"/>
      <w:r>
        <w:rPr>
          <w:color w:val="000000"/>
        </w:rPr>
        <w:t>Using ploidy to distinguish cell types across spermatogenesis</w:t>
      </w:r>
    </w:p>
    <w:p w14:paraId="76D10195" w14:textId="77777777" w:rsidR="00A52ACD" w:rsidRDefault="002356AC" w:rsidP="008345D1">
      <w:pPr>
        <w:snapToGrid w:val="0"/>
        <w:spacing w:before="240" w:after="240" w:line="391" w:lineRule="auto"/>
      </w:pPr>
      <w:r>
        <w:t xml:space="preserve">A recent study proposed using SNP-based haploid/diploid phasing to distinguish pre- from post-meiotic cell types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We expect the GSC/spermatogonia and primary spermatocytes to be diploid and secondary spermatocytes and spermatids to be haploid. Therefore, we followed the approach of Robben et al (2024) to call SNPs across our cells in standard (ST) males. Briefly, using the </w:t>
      </w:r>
      <w:proofErr w:type="spellStart"/>
      <w:r>
        <w:t>cellranger</w:t>
      </w:r>
      <w:proofErr w:type="spellEnd"/>
      <w:r>
        <w:t xml:space="preserve"> generated BAM files for each sample, duplicate reads were marked and removed using GATK’s </w:t>
      </w:r>
      <w:proofErr w:type="spellStart"/>
      <w:r>
        <w:t>MarkDuplicates</w:t>
      </w:r>
      <w:proofErr w:type="spellEnd"/>
      <w:r>
        <w:t xml:space="preserve">, reads with Ns in their cigar string were split with </w:t>
      </w:r>
      <w:proofErr w:type="spellStart"/>
      <w:r>
        <w:t>SplitNCigarReads</w:t>
      </w:r>
      <w:proofErr w:type="spellEnd"/>
      <w:r>
        <w:t xml:space="preserve"> and finally, SNPs were called using </w:t>
      </w:r>
      <w:proofErr w:type="spellStart"/>
      <w:r>
        <w:t>HaplotypeCaller</w:t>
      </w:r>
      <w:proofErr w:type="spellEnd"/>
      <w:r>
        <w:t xml:space="preserve">. Variants </w:t>
      </w:r>
      <w:r>
        <w:t xml:space="preserve">were then filtered for a </w:t>
      </w:r>
      <w:proofErr w:type="spellStart"/>
      <w:r>
        <w:t>minGQ</w:t>
      </w:r>
      <w:proofErr w:type="spellEnd"/>
      <w:r>
        <w:t xml:space="preserve"> of 20, </w:t>
      </w:r>
      <w:proofErr w:type="spellStart"/>
      <w:r>
        <w:t>minDP</w:t>
      </w:r>
      <w:proofErr w:type="spellEnd"/>
      <w:r>
        <w:t xml:space="preserve"> of 4 and </w:t>
      </w:r>
      <w:proofErr w:type="spellStart"/>
      <w:r>
        <w:t>minQ</w:t>
      </w:r>
      <w:proofErr w:type="spellEnd"/>
      <w:r>
        <w:t xml:space="preserve"> of 30. Using this set of SNPs, we identified single-cell level variants using </w:t>
      </w:r>
      <w:proofErr w:type="spellStart"/>
      <w:r>
        <w:t>scAlleleCount</w:t>
      </w:r>
      <w:proofErr w:type="spellEnd"/>
      <w:r>
        <w:t xml:space="preserve"> (</w:t>
      </w:r>
      <w:r w:rsidR="00A52ACD">
        <w:fldChar w:fldCharType="begin"/>
      </w:r>
      <w:r w:rsidR="00A52ACD">
        <w:instrText>HYPERLINK "https://github.com/barkasn/scAlleleCount" \h</w:instrText>
      </w:r>
      <w:r w:rsidR="00A52ACD">
        <w:fldChar w:fldCharType="separate"/>
      </w:r>
      <w:r w:rsidR="00A52ACD">
        <w:rPr>
          <w:color w:val="1155CC"/>
          <w:u w:val="single"/>
        </w:rPr>
        <w:t>https://github.com/barkasn/scAlleleCount</w:t>
      </w:r>
      <w:r w:rsidR="00A52ACD">
        <w:rPr>
          <w:color w:val="1155CC"/>
          <w:u w:val="single"/>
        </w:rPr>
        <w:fldChar w:fldCharType="end"/>
      </w:r>
      <w:r>
        <w:t xml:space="preserve">). We then calculated the level of heterozygosity for each cell as an estimate of ploidy, classifying cells as haploid if heterozygous at &lt; 95% of SNPs. </w:t>
      </w:r>
    </w:p>
    <w:p w14:paraId="4B36AF3C" w14:textId="43B35BFF" w:rsidR="00A52ACD" w:rsidRDefault="002356AC" w:rsidP="008345D1">
      <w:pPr>
        <w:snapToGrid w:val="0"/>
        <w:spacing w:before="240" w:after="240" w:line="391" w:lineRule="auto"/>
      </w:pPr>
      <w:r>
        <w:t>As we observed a decrease in transcriptional activity over spermatogenesis, we first checked for any confounding relationship between coverage depth and heterozygosity level that might bias our ability to robustly distinguish haploid and diploid cell types. We focused on diploid cell types (somatic tissue, cyst, GSC/spermatogonia and primary spermatocytes) for this test. We found a negative and significant relationship (</w:t>
      </w:r>
      <w:r>
        <w:rPr>
          <w:i/>
        </w:rPr>
        <w:t>p</w:t>
      </w:r>
      <w:r>
        <w:t xml:space="preserve"> &lt; 0.0001, ρ = -0.65) where cells with less coverage exhibited lower heterozygosity (</w:t>
      </w:r>
      <w:r>
        <w:rPr>
          <w:highlight w:val="white"/>
        </w:rPr>
        <w:t>Figure</w:t>
      </w:r>
      <w:ins w:id="510" w:author="Alison Wright" w:date="2024-10-29T10:20:00Z" w16du:dateUtc="2024-10-29T10:20:00Z">
        <w:r w:rsidR="00AD7731">
          <w:rPr>
            <w:highlight w:val="white"/>
          </w:rPr>
          <w:t>s</w:t>
        </w:r>
      </w:ins>
      <w:r>
        <w:rPr>
          <w:highlight w:val="white"/>
        </w:rPr>
        <w:t xml:space="preserve"> S2a</w:t>
      </w:r>
      <w:ins w:id="511" w:author="Alison Wright" w:date="2024-10-29T10:20:00Z" w16du:dateUtc="2024-10-29T10:20:00Z">
        <w:r w:rsidR="00AD7731">
          <w:rPr>
            <w:highlight w:val="white"/>
          </w:rPr>
          <w:t xml:space="preserve"> &amp;</w:t>
        </w:r>
      </w:ins>
      <w:del w:id="512" w:author="Alison Wright" w:date="2024-10-29T10:20:00Z" w16du:dateUtc="2024-10-29T10:20:00Z">
        <w:r w:rsidDel="00AD7731">
          <w:rPr>
            <w:highlight w:val="white"/>
          </w:rPr>
          <w:delText>,</w:delText>
        </w:r>
      </w:del>
      <w:r>
        <w:rPr>
          <w:highlight w:val="white"/>
        </w:rPr>
        <w:t xml:space="preserve"> S2b</w:t>
      </w:r>
      <w:r>
        <w:t>). This is likely due to reduced power to confidently identify the minor allele when coverage is low. Therefore, to mitigate this bias we significantly increased our filtering for SNP calling to require at &lt;= 2 reads for homozygotes to be called, and 4 for heterozygotes (2 reads mapping to both ref and alt) and a cell requiring variant information at &gt;= 10 SNPs. However, even with this strict filtering, w</w:t>
      </w:r>
      <w:r>
        <w:t>hilst the significant relationship between coverage and heterozygosity was weaker (</w:t>
      </w:r>
      <w:r>
        <w:rPr>
          <w:i/>
        </w:rPr>
        <w:t>p</w:t>
      </w:r>
      <w:r>
        <w:t xml:space="preserve"> &lt; 0.0001, ρ = -0.25), we still failed to identify differences in ploidy across cell types where expected (i.e., between somatic cells and spermatids) (</w:t>
      </w:r>
      <w:r>
        <w:rPr>
          <w:highlight w:val="white"/>
        </w:rPr>
        <w:t>Figure</w:t>
      </w:r>
      <w:ins w:id="513" w:author="Alison Wright" w:date="2024-10-29T10:20:00Z" w16du:dateUtc="2024-10-29T10:20:00Z">
        <w:r w:rsidR="00AD7731">
          <w:rPr>
            <w:highlight w:val="white"/>
          </w:rPr>
          <w:t>s</w:t>
        </w:r>
      </w:ins>
      <w:r>
        <w:rPr>
          <w:highlight w:val="white"/>
        </w:rPr>
        <w:t xml:space="preserve"> S2c &amp; S2d</w:t>
      </w:r>
      <w:r>
        <w:t>). We hypothesise several reasons for our inability to detect ploidy differences between cell types, discussed below.</w:t>
      </w:r>
    </w:p>
    <w:p w14:paraId="0BED5F40" w14:textId="77777777" w:rsidR="00A52ACD" w:rsidRDefault="002356AC" w:rsidP="008345D1">
      <w:pPr>
        <w:snapToGrid w:val="0"/>
        <w:spacing w:before="240" w:after="240" w:line="391" w:lineRule="auto"/>
      </w:pPr>
      <w:r>
        <w:t xml:space="preserve">First, levels of heterozygosity in our population might be generally low </w:t>
      </w:r>
      <w:proofErr w:type="gramStart"/>
      <w:r>
        <w:t>as a result of</w:t>
      </w:r>
      <w:proofErr w:type="gramEnd"/>
      <w:r>
        <w:t xml:space="preserve"> inbreeding. This would lead to the incorrect assignment of diploid cells as haploid. We investigated this using DNA-sequencing data from five standard males collected from the same population (Supplementary Methods). However, levels of heterozygosity are high and there is no evidence of inbreeding (</w:t>
      </w:r>
      <w:r>
        <w:rPr>
          <w:highlight w:val="white"/>
        </w:rPr>
        <w:t>Table S5</w:t>
      </w:r>
      <w:r>
        <w:t>).</w:t>
      </w:r>
    </w:p>
    <w:p w14:paraId="2C6BD48C" w14:textId="77777777" w:rsidR="00A52ACD" w:rsidRDefault="002356AC" w:rsidP="008345D1">
      <w:pPr>
        <w:snapToGrid w:val="0"/>
        <w:spacing w:before="240" w:after="240" w:line="391" w:lineRule="auto"/>
      </w:pPr>
      <w:r>
        <w:t>Second, the stringent filtering we used to mitigate our reduced power to identify the minor allele when coverage is low means we had very few cells and sites remaining from which to assign ploidy. Specifically, after filtering, there were 2,359 cells remaining from the 4,469 genotyped cells with relaxed filtering. This will significantly reduce our power to robustly identify haploid and diploid cells.</w:t>
      </w:r>
    </w:p>
    <w:p w14:paraId="3FC5BE79" w14:textId="77777777" w:rsidR="00A52ACD" w:rsidRDefault="002356AC" w:rsidP="008345D1">
      <w:pPr>
        <w:snapToGrid w:val="0"/>
        <w:spacing w:before="240" w:after="240" w:line="391" w:lineRule="auto"/>
      </w:pPr>
      <w:r>
        <w:t xml:space="preserve">Finally, across much of eukaryotic life, from </w:t>
      </w:r>
      <w:r>
        <w:rPr>
          <w:i/>
        </w:rPr>
        <w:t>Drosophila</w:t>
      </w:r>
      <w:r>
        <w:t xml:space="preserve"> to humans, the post-meiotic germline becomes close to transcriptionally inert </w:t>
      </w:r>
      <w:r w:rsidR="00A52ACD">
        <w:fldChar w:fldCharType="begin"/>
      </w:r>
      <w:r w:rsidR="00A52ACD">
        <w:instrText>HYPERLINK "https://paperpile.com/c/UqA1L6/3AAG" \h</w:instrText>
      </w:r>
      <w:r w:rsidR="00A52ACD">
        <w:fldChar w:fldCharType="separate"/>
      </w:r>
      <w:r w:rsidR="00A52ACD">
        <w:rPr>
          <w:color w:val="000000"/>
        </w:rPr>
        <w:t>(Erickson, 1990)</w:t>
      </w:r>
      <w:r w:rsidR="00A52ACD">
        <w:rPr>
          <w:color w:val="000000"/>
        </w:rPr>
        <w:fldChar w:fldCharType="end"/>
      </w:r>
      <w:r>
        <w:t xml:space="preserve"> after a huge peak in activity in the primary spermatocytes </w:t>
      </w:r>
      <w:r w:rsidR="00A52ACD">
        <w:fldChar w:fldCharType="begin"/>
      </w:r>
      <w:r w:rsidR="00A52ACD">
        <w:instrText>HYPERLINK "https://paperpile.com/c/UqA1L6/s4WVR+pXpt" \h</w:instrText>
      </w:r>
      <w:r w:rsidR="00A52ACD">
        <w:fldChar w:fldCharType="separate"/>
      </w:r>
      <w:r w:rsidR="00A52ACD">
        <w:rPr>
          <w:color w:val="000000"/>
        </w:rPr>
        <w:t>(Witt et al., 2019; Xia et al., 2020)</w:t>
      </w:r>
      <w:r w:rsidR="00A52ACD">
        <w:rPr>
          <w:color w:val="000000"/>
        </w:rPr>
        <w:fldChar w:fldCharType="end"/>
      </w:r>
      <w:r>
        <w:t xml:space="preserve">. Transcripts that are transcribed in primary spermatocytes can remain dormant in the cytoplasm of the cell to be transcribed later in spermatogenesis </w:t>
      </w:r>
      <w:r w:rsidR="00A52ACD">
        <w:fldChar w:fldCharType="begin"/>
      </w:r>
      <w:r w:rsidR="00A52ACD">
        <w:instrText>HYPERLINK "https://paperpile.com/c/UqA1L6/Mf5E+hrAa"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 Raz et al., 2023)</w:t>
      </w:r>
      <w:r w:rsidR="00A52ACD">
        <w:rPr>
          <w:color w:val="000000"/>
        </w:rPr>
        <w:fldChar w:fldCharType="end"/>
      </w:r>
      <w:r>
        <w:t xml:space="preserve">. Furthermore, in many species (e.g., rats </w:t>
      </w:r>
      <w:r w:rsidR="00A52ACD">
        <w:fldChar w:fldCharType="begin"/>
      </w:r>
      <w:r w:rsidR="00A52ACD">
        <w:instrText>HYPERLINK "https://paperpile.com/c/UqA1L6/gkRT" \h</w:instrText>
      </w:r>
      <w:r w:rsidR="00A52ACD">
        <w:fldChar w:fldCharType="separate"/>
      </w:r>
      <w:r w:rsidR="00A52ACD">
        <w:rPr>
          <w:color w:val="000000"/>
        </w:rPr>
        <w:t>(</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xml:space="preserve"> and </w:t>
      </w:r>
      <w:r>
        <w:rPr>
          <w:i/>
        </w:rPr>
        <w:t xml:space="preserve">Drosophila </w:t>
      </w:r>
      <w:r w:rsidR="00A52ACD" w:rsidRPr="008345D1">
        <w:fldChar w:fldCharType="begin"/>
      </w:r>
      <w:r w:rsidR="00A52ACD" w:rsidRPr="008345D1">
        <w:instrText>HYPERLINK "https://paperpile.com/c/UqA1L6/1sWr" \h</w:instrText>
      </w:r>
      <w:r w:rsidR="00A52ACD" w:rsidRPr="008345D1">
        <w:fldChar w:fldCharType="separate"/>
      </w:r>
      <w:r w:rsidR="00A52ACD" w:rsidRPr="008345D1">
        <w:rPr>
          <w:color w:val="000000"/>
          <w:rPrChange w:id="514" w:author="Alison Wright" w:date="2024-10-30T12:24:00Z" w16du:dateUtc="2024-10-30T12:24:00Z">
            <w:rPr>
              <w:i/>
              <w:iCs/>
              <w:color w:val="000000"/>
            </w:rPr>
          </w:rPrChange>
        </w:rPr>
        <w:t>(Greenbaum et al., 2011)</w:t>
      </w:r>
      <w:r w:rsidR="00A52ACD" w:rsidRPr="008345D1">
        <w:rPr>
          <w:color w:val="000000"/>
          <w:rPrChange w:id="515" w:author="Alison Wright" w:date="2024-10-30T12:24:00Z" w16du:dateUtc="2024-10-30T12:24:00Z">
            <w:rPr>
              <w:i/>
              <w:iCs/>
              <w:color w:val="000000"/>
            </w:rPr>
          </w:rPrChange>
        </w:rPr>
        <w:fldChar w:fldCharType="end"/>
      </w:r>
      <w:r>
        <w:t xml:space="preserve"> the spermatids within a bundle are joined by large cytoplasmic bridges that enable the movement of mRNA </w:t>
      </w:r>
      <w:r w:rsidR="00A52ACD">
        <w:fldChar w:fldCharType="begin"/>
      </w:r>
      <w:r w:rsidR="00A52ACD">
        <w:instrText>HYPERLINK "https://paperpile.com/c/UqA1L6/efzk" \h</w:instrText>
      </w:r>
      <w:r w:rsidR="00A52ACD">
        <w:fldChar w:fldCharType="separate"/>
      </w:r>
      <w:r w:rsidR="00A52ACD">
        <w:rPr>
          <w:color w:val="000000"/>
        </w:rPr>
        <w:t>(Braun et al., 1989)</w:t>
      </w:r>
      <w:r w:rsidR="00A52ACD">
        <w:rPr>
          <w:color w:val="000000"/>
        </w:rPr>
        <w:fldChar w:fldCharType="end"/>
      </w:r>
      <w:r>
        <w:t xml:space="preserve">, proteins </w:t>
      </w:r>
      <w:r w:rsidR="00A52ACD">
        <w:fldChar w:fldCharType="begin"/>
      </w:r>
      <w:r w:rsidR="00A52ACD">
        <w:instrText>HYPERLINK "https://paperpile.com/c/UqA1L6/PlGf" \h</w:instrText>
      </w:r>
      <w:r w:rsidR="00A52ACD">
        <w:fldChar w:fldCharType="separate"/>
      </w:r>
      <w:r w:rsidR="00A52ACD">
        <w:rPr>
          <w:color w:val="000000"/>
        </w:rPr>
        <w:t>(Kaufman et al., 2020)</w:t>
      </w:r>
      <w:r w:rsidR="00A52ACD">
        <w:rPr>
          <w:color w:val="000000"/>
        </w:rPr>
        <w:fldChar w:fldCharType="end"/>
      </w:r>
      <w:r>
        <w:t xml:space="preserve"> and structures such as large as organelles </w:t>
      </w:r>
      <w:r w:rsidR="00A52ACD">
        <w:fldChar w:fldCharType="begin"/>
      </w:r>
      <w:r w:rsidR="00A52ACD">
        <w:instrText>HYPERLINK "https://paperpile.com/c/UqA1L6/gkRT" \h</w:instrText>
      </w:r>
      <w:r w:rsidR="00A52ACD">
        <w:fldChar w:fldCharType="separate"/>
      </w:r>
      <w:r w:rsidR="00A52ACD">
        <w:rPr>
          <w:color w:val="000000"/>
        </w:rPr>
        <w:t>(</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xml:space="preserve">. This means the cytoplasmic content does not just reflect the transcriptomic activity of one particular cell but also, to an extent, that of those neighbouring it </w:t>
      </w:r>
      <w:r w:rsidR="00A52ACD">
        <w:fldChar w:fldCharType="begin"/>
      </w:r>
      <w:r w:rsidR="00A52ACD">
        <w:instrText>HYPERLINK "https://paperpile.com/c/UqA1L6/1sWr+efzk+gkRT" \h</w:instrText>
      </w:r>
      <w:r w:rsidR="00A52ACD">
        <w:fldChar w:fldCharType="separate"/>
      </w:r>
      <w:r w:rsidR="00A52ACD">
        <w:rPr>
          <w:color w:val="000000"/>
        </w:rPr>
        <w:t xml:space="preserve">(Braun et al., 1989; Greenbaum et al., 2011; </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Thus, if SNP calling for ploidy determination is reliant on RNA-</w:t>
      </w:r>
      <w:proofErr w:type="spellStart"/>
      <w:r>
        <w:t>seq</w:t>
      </w:r>
      <w:proofErr w:type="spellEnd"/>
      <w:r>
        <w:t xml:space="preserve"> approaches, reads sequenced from these cells were transcribed not just from themselves but also from earlier diploid cell states and from their neighbours. This could therefore give the appearance of diploidy even if the underlying genomic ploidy is haploid. </w:t>
      </w:r>
    </w:p>
    <w:p w14:paraId="202909F7" w14:textId="77777777" w:rsidR="00A52ACD" w:rsidRDefault="002356AC">
      <w:pPr>
        <w:snapToGrid w:val="0"/>
        <w:spacing w:before="240" w:after="240" w:line="391" w:lineRule="auto"/>
        <w:pPrChange w:id="516" w:author="Alison Wright" w:date="2024-10-30T12:20:00Z" w16du:dateUtc="2024-10-30T12:20:00Z">
          <w:pPr/>
        </w:pPrChange>
      </w:pPr>
      <w:r>
        <w:t xml:space="preserve">In summary, whilst assigning ploidy offers a valuable and alternate route to defining cell types in principle, particularly in non-model organisms where marker genes are either not reliable or absent, we urge caution when interpreting these results, and if necessary propose the use of joint sequencing </w:t>
      </w:r>
      <w:r w:rsidR="00A52ACD">
        <w:fldChar w:fldCharType="begin"/>
      </w:r>
      <w:r w:rsidR="00A52ACD">
        <w:instrText>HYPERLINK "https://paperpile.com/c/UqA1L6/VNeR" \h</w:instrText>
      </w:r>
      <w:r w:rsidR="00A52ACD">
        <w:fldChar w:fldCharType="separate"/>
      </w:r>
      <w:r w:rsidR="00A52ACD">
        <w:rPr>
          <w:color w:val="000000"/>
        </w:rPr>
        <w:t>(</w:t>
      </w:r>
      <w:proofErr w:type="spellStart"/>
      <w:r w:rsidR="00A52ACD">
        <w:rPr>
          <w:color w:val="000000"/>
        </w:rPr>
        <w:t>Vandereyken</w:t>
      </w:r>
      <w:proofErr w:type="spellEnd"/>
      <w:r w:rsidR="00A52ACD">
        <w:rPr>
          <w:color w:val="000000"/>
        </w:rPr>
        <w:t xml:space="preserve"> et al., 2023)</w:t>
      </w:r>
      <w:r w:rsidR="00A52ACD">
        <w:rPr>
          <w:color w:val="000000"/>
        </w:rPr>
        <w:fldChar w:fldCharType="end"/>
      </w:r>
      <w:r>
        <w:t xml:space="preserve"> or single-nucleus approaches instead.</w:t>
      </w:r>
    </w:p>
    <w:p w14:paraId="617012AF" w14:textId="1CC45940" w:rsidR="00A52ACD" w:rsidRDefault="002356AC">
      <w:pPr>
        <w:pStyle w:val="Heading2"/>
        <w:snapToGrid w:val="0"/>
        <w:spacing w:before="240" w:after="240" w:line="391" w:lineRule="auto"/>
        <w:pPrChange w:id="517" w:author="Alison Wright" w:date="2024-10-30T12:20:00Z" w16du:dateUtc="2024-10-30T12:20:00Z">
          <w:pPr>
            <w:pStyle w:val="Heading2"/>
          </w:pPr>
        </w:pPrChange>
      </w:pPr>
      <w:bookmarkStart w:id="518" w:name="_f7s4w7ngn4k" w:colFirst="0" w:colLast="0"/>
      <w:bookmarkEnd w:id="518"/>
      <w:r>
        <w:t>SUPPLEMENTARY METHODS</w:t>
      </w:r>
    </w:p>
    <w:p w14:paraId="2389A821" w14:textId="77777777" w:rsidR="00A52ACD" w:rsidRDefault="002356AC" w:rsidP="008345D1">
      <w:pPr>
        <w:snapToGrid w:val="0"/>
        <w:spacing w:before="240" w:after="240" w:line="391" w:lineRule="auto"/>
        <w:rPr>
          <w:b/>
          <w:i/>
        </w:rPr>
      </w:pPr>
      <w:r>
        <w:rPr>
          <w:b/>
          <w:i/>
        </w:rPr>
        <w:t>Alignment, SNP calling and heterozygosity calculations</w:t>
      </w:r>
    </w:p>
    <w:p w14:paraId="7303CAAF" w14:textId="77777777" w:rsidR="00A52ACD" w:rsidDel="008345D1" w:rsidRDefault="002356AC" w:rsidP="008345D1">
      <w:pPr>
        <w:snapToGrid w:val="0"/>
        <w:spacing w:before="240" w:after="240" w:line="391" w:lineRule="auto"/>
        <w:rPr>
          <w:del w:id="519" w:author="Alison Wright" w:date="2024-10-30T12:21:00Z" w16du:dateUtc="2024-10-30T12:21:00Z"/>
        </w:rPr>
      </w:pPr>
      <w:r>
        <w:t xml:space="preserve">DNA for nine </w:t>
      </w:r>
      <w:r>
        <w:rPr>
          <w:i/>
        </w:rPr>
        <w:t>T. dalmanni</w:t>
      </w:r>
      <w:r>
        <w:t xml:space="preserve"> individuals was extracted using standard approaches. Illumina DNA-</w:t>
      </w:r>
      <w:proofErr w:type="spellStart"/>
      <w:r>
        <w:t>seq</w:t>
      </w:r>
      <w:proofErr w:type="spellEnd"/>
      <w:r>
        <w:t xml:space="preserve"> libraries were generated at the NERC Environmental Omics Facility (NEOF) Liverpool before sequencing with Illumina </w:t>
      </w:r>
      <w:proofErr w:type="spellStart"/>
      <w:r>
        <w:t>NovaSeq</w:t>
      </w:r>
      <w:proofErr w:type="spellEnd"/>
      <w:r>
        <w:t xml:space="preserve"> using S4 chemistry, aiming for a coverage of 30X. </w:t>
      </w:r>
    </w:p>
    <w:p w14:paraId="0B6FC2BA" w14:textId="77777777" w:rsidR="008345D1" w:rsidRDefault="008345D1">
      <w:pPr>
        <w:snapToGrid w:val="0"/>
        <w:spacing w:before="240" w:after="240" w:line="391" w:lineRule="auto"/>
        <w:rPr>
          <w:ins w:id="520" w:author="Alison Wright" w:date="2024-10-30T12:21:00Z" w16du:dateUtc="2024-10-30T12:21:00Z"/>
        </w:rPr>
        <w:pPrChange w:id="521" w:author="Alison Wright" w:date="2024-10-30T12:20:00Z" w16du:dateUtc="2024-10-30T12:20:00Z">
          <w:pPr>
            <w:spacing w:before="240" w:after="240"/>
          </w:pPr>
        </w:pPrChange>
      </w:pPr>
    </w:p>
    <w:p w14:paraId="73838D76" w14:textId="67C4964E" w:rsidR="00A52ACD" w:rsidRDefault="002356AC">
      <w:pPr>
        <w:snapToGrid w:val="0"/>
        <w:spacing w:before="240" w:after="240" w:line="391" w:lineRule="auto"/>
        <w:pPrChange w:id="522" w:author="Alison Wright" w:date="2024-10-30T12:21:00Z" w16du:dateUtc="2024-10-30T12:21:00Z">
          <w:pPr>
            <w:spacing w:before="240" w:after="240"/>
          </w:pPr>
        </w:pPrChange>
      </w:pPr>
      <w:r>
        <w:t xml:space="preserve">FASTQ files were quality trimmed and aligned to the indexed </w:t>
      </w:r>
      <w:r>
        <w:rPr>
          <w:i/>
        </w:rPr>
        <w:t>T. dalmanni</w:t>
      </w:r>
      <w:r>
        <w:t xml:space="preserve"> reference genome </w:t>
      </w:r>
      <w:ins w:id="523" w:author="Alison Wright" w:date="2024-10-29T10:18:00Z" w16du:dateUtc="2024-10-29T10:18:00Z">
        <w:r w:rsidR="00756DB8" w:rsidRPr="00756DB8">
          <w:rPr>
            <w:b/>
            <w:bCs/>
            <w:highlight w:val="yellow"/>
            <w:rPrChange w:id="524" w:author="Alison Wright" w:date="2024-10-29T10:18:00Z" w16du:dateUtc="2024-10-29T10:18:00Z">
              <w:rPr/>
            </w:rPrChange>
          </w:rPr>
          <w:t>(DRYAD)</w:t>
        </w:r>
      </w:ins>
      <w:r>
        <w:fldChar w:fldCharType="begin"/>
      </w:r>
      <w:r>
        <w:instrText>HYPERLINK "https://paperpile.com/c/UqA1L6/mhrE" \h</w:instrText>
      </w:r>
      <w:r>
        <w:fldChar w:fldCharType="separate"/>
      </w:r>
      <w:del w:id="525" w:author="Alison Wright" w:date="2024-10-29T10:18:00Z" w16du:dateUtc="2024-10-29T10:18:00Z">
        <w:r w:rsidDel="00756DB8">
          <w:rPr>
            <w:color w:val="000000"/>
          </w:rPr>
          <w:delText>(</w:delText>
        </w:r>
      </w:del>
      <w:ins w:id="526" w:author="Alison Wright" w:date="2024-10-29T10:18:00Z" w16du:dateUtc="2024-10-29T10:18:00Z">
        <w:r w:rsidR="00756DB8" w:rsidDel="00756DB8">
          <w:rPr>
            <w:color w:val="000000"/>
          </w:rPr>
          <w:t xml:space="preserve"> </w:t>
        </w:r>
      </w:ins>
      <w:del w:id="527" w:author="Alison Wright" w:date="2024-10-29T10:18:00Z" w16du:dateUtc="2024-10-29T10:18:00Z">
        <w:r w:rsidDel="00756DB8">
          <w:rPr>
            <w:color w:val="000000"/>
          </w:rPr>
          <w:delText>van Rensburg et al., 2024)</w:delText>
        </w:r>
      </w:del>
      <w:r>
        <w:rPr>
          <w:color w:val="000000"/>
        </w:rPr>
        <w:fldChar w:fldCharType="end"/>
      </w:r>
      <w:r>
        <w:t xml:space="preserve"> using the BWA-MEM algorithm implemented in BWA v0.7.17 </w:t>
      </w:r>
      <w:r w:rsidR="00A52ACD">
        <w:fldChar w:fldCharType="begin"/>
      </w:r>
      <w:r w:rsidR="00A52ACD">
        <w:instrText>HYPERLINK "https://paperpile.com/c/UqA1L6/gouL" \h</w:instrText>
      </w:r>
      <w:r w:rsidR="00A52ACD">
        <w:fldChar w:fldCharType="separate"/>
      </w:r>
      <w:r w:rsidR="00A52ACD">
        <w:rPr>
          <w:color w:val="000000"/>
        </w:rPr>
        <w:t>(H. Li &amp; Durbin, 2009)</w:t>
      </w:r>
      <w:r w:rsidR="00A52ACD">
        <w:rPr>
          <w:color w:val="000000"/>
        </w:rPr>
        <w:fldChar w:fldCharType="end"/>
      </w:r>
      <w:r>
        <w:t xml:space="preserve">. BAM files were sorted and indexed using </w:t>
      </w:r>
      <w:proofErr w:type="spellStart"/>
      <w:r>
        <w:t>Samtools</w:t>
      </w:r>
      <w:proofErr w:type="spellEnd"/>
      <w:r>
        <w:t xml:space="preserve"> v1.11 </w:t>
      </w:r>
      <w:r w:rsidR="00A52ACD">
        <w:fldChar w:fldCharType="begin"/>
      </w:r>
      <w:r w:rsidR="00A52ACD">
        <w:instrText>HYPERLINK "https://paperpile.com/c/UqA1L6/9CtX" \h</w:instrText>
      </w:r>
      <w:r w:rsidR="00A52ACD">
        <w:fldChar w:fldCharType="separate"/>
      </w:r>
      <w:r w:rsidR="00A52ACD">
        <w:rPr>
          <w:color w:val="000000"/>
        </w:rPr>
        <w:t>(Danecek et al., 2011)</w:t>
      </w:r>
      <w:r w:rsidR="00A52ACD">
        <w:rPr>
          <w:color w:val="000000"/>
        </w:rPr>
        <w:fldChar w:fldCharType="end"/>
      </w:r>
      <w:r>
        <w:t>. Read group information was added to the BAM files using Picard tools v2.27.5 (</w:t>
      </w:r>
      <w:r>
        <w:rPr>
          <w:highlight w:val="white"/>
        </w:rPr>
        <w:t>http://broadinstitute.github.io/</w:t>
      </w:r>
      <w:r>
        <w:t xml:space="preserve">picard) and PCR duplicates removed using Picard tools </w:t>
      </w:r>
      <w:proofErr w:type="spellStart"/>
      <w:r>
        <w:t>MarkDuplicates</w:t>
      </w:r>
      <w:proofErr w:type="spellEnd"/>
      <w:r>
        <w:t xml:space="preserve">. Next, variant calling was performed using GATK </w:t>
      </w:r>
      <w:proofErr w:type="spellStart"/>
      <w:r>
        <w:t>HaplotypeCaller</w:t>
      </w:r>
      <w:proofErr w:type="spellEnd"/>
      <w:r>
        <w:t xml:space="preserve"> v4.3.0 </w:t>
      </w:r>
      <w:r w:rsidR="00A52ACD">
        <w:fldChar w:fldCharType="begin"/>
      </w:r>
      <w:r w:rsidR="00A52ACD">
        <w:instrText>HYPERLINK "https://paperpile.com/c/UqA1L6/CBAw" \h</w:instrText>
      </w:r>
      <w:r w:rsidR="00A52ACD">
        <w:fldChar w:fldCharType="separate"/>
      </w:r>
      <w:r w:rsidR="00A52ACD">
        <w:rPr>
          <w:color w:val="000000"/>
        </w:rPr>
        <w:t xml:space="preserve">(van der </w:t>
      </w:r>
      <w:proofErr w:type="spellStart"/>
      <w:r w:rsidR="00A52ACD">
        <w:rPr>
          <w:color w:val="000000"/>
        </w:rPr>
        <w:t>Auwera</w:t>
      </w:r>
      <w:proofErr w:type="spellEnd"/>
      <w:r w:rsidR="00A52ACD">
        <w:rPr>
          <w:color w:val="000000"/>
        </w:rPr>
        <w:t xml:space="preserve"> &amp; O’Connor, 2020)</w:t>
      </w:r>
      <w:r w:rsidR="00A52ACD">
        <w:rPr>
          <w:color w:val="000000"/>
        </w:rPr>
        <w:fldChar w:fldCharType="end"/>
      </w:r>
      <w:r>
        <w:t xml:space="preserve"> to generate GVCF files and remove reads with a mapping quality &lt; 20 and base quality score &lt; 20. GVCFs were merged into a single GVCF using GATK </w:t>
      </w:r>
      <w:proofErr w:type="spellStart"/>
      <w:r>
        <w:t>CombineGVCFs</w:t>
      </w:r>
      <w:proofErr w:type="spellEnd"/>
      <w:r>
        <w:t xml:space="preserve"> and genotypes called using GATK </w:t>
      </w:r>
      <w:proofErr w:type="spellStart"/>
      <w:r>
        <w:t>GenotypeGVCFs</w:t>
      </w:r>
      <w:proofErr w:type="spellEnd"/>
      <w:r>
        <w:t xml:space="preserve">. Variant filtering was performed using </w:t>
      </w:r>
      <w:proofErr w:type="spellStart"/>
      <w:r>
        <w:t>BCFtools</w:t>
      </w:r>
      <w:proofErr w:type="spellEnd"/>
      <w:r>
        <w:t xml:space="preserve"> v1.11 </w:t>
      </w:r>
      <w:r w:rsidR="00A52ACD">
        <w:fldChar w:fldCharType="begin"/>
      </w:r>
      <w:r w:rsidR="00A52ACD">
        <w:instrText>HYPERLINK "https://paperpile.com/c/UqA1L6/iKV9" \h</w:instrText>
      </w:r>
      <w:r w:rsidR="00A52ACD">
        <w:fldChar w:fldCharType="separate"/>
      </w:r>
      <w:r w:rsidR="00A52ACD">
        <w:rPr>
          <w:color w:val="000000"/>
        </w:rPr>
        <w:t>(</w:t>
      </w:r>
      <w:proofErr w:type="spellStart"/>
      <w:r w:rsidR="00A52ACD">
        <w:rPr>
          <w:color w:val="000000"/>
        </w:rPr>
        <w:t>Danecek</w:t>
      </w:r>
      <w:proofErr w:type="spellEnd"/>
      <w:r w:rsidR="00A52ACD">
        <w:rPr>
          <w:color w:val="000000"/>
        </w:rPr>
        <w:t xml:space="preserve"> et al., 2021)</w:t>
      </w:r>
      <w:r w:rsidR="00A52ACD">
        <w:rPr>
          <w:color w:val="000000"/>
        </w:rPr>
        <w:fldChar w:fldCharType="end"/>
      </w:r>
      <w:r>
        <w:t xml:space="preserve">. Genotypes of sites were set to missing (.) if they met one of the following parameters: Depth (DP) &lt; 5 or &gt; 98, genotype quality (GQ) &lt; 50, or SNP quality (QUAL) &lt;= 50. Additionally, only biallelic SNPs were kept. Then, </w:t>
      </w:r>
      <w:proofErr w:type="spellStart"/>
      <w:r>
        <w:t>BCFtools</w:t>
      </w:r>
      <w:proofErr w:type="spellEnd"/>
      <w:r>
        <w:t xml:space="preserve"> view was used to extract only the autosomes (Chr1; Chr2) and the extracted </w:t>
      </w:r>
      <w:proofErr w:type="spellStart"/>
      <w:r>
        <w:t>vcf</w:t>
      </w:r>
      <w:proofErr w:type="spellEnd"/>
      <w:r>
        <w:t xml:space="preserve"> file was indexed using </w:t>
      </w:r>
      <w:proofErr w:type="spellStart"/>
      <w:r>
        <w:t>Tabix</w:t>
      </w:r>
      <w:proofErr w:type="spellEnd"/>
      <w:r>
        <w:t xml:space="preserve"> (</w:t>
      </w:r>
      <w:proofErr w:type="spellStart"/>
      <w:r>
        <w:t>htslib</w:t>
      </w:r>
      <w:proofErr w:type="spellEnd"/>
      <w:r>
        <w:t xml:space="preserve">) v1.13 </w:t>
      </w:r>
      <w:r w:rsidR="00A52ACD">
        <w:fldChar w:fldCharType="begin"/>
      </w:r>
      <w:r w:rsidR="00A52ACD">
        <w:instrText>HYPERLINK "https://paperpile.com/c/UqA1L6/0H2k" \h</w:instrText>
      </w:r>
      <w:r w:rsidR="00A52ACD">
        <w:fldChar w:fldCharType="separate"/>
      </w:r>
      <w:r w:rsidR="00A52ACD">
        <w:rPr>
          <w:color w:val="000000"/>
        </w:rPr>
        <w:t>(Bonfield et al., 2021)</w:t>
      </w:r>
      <w:r w:rsidR="00A52ACD">
        <w:rPr>
          <w:color w:val="000000"/>
        </w:rPr>
        <w:fldChar w:fldCharType="end"/>
      </w:r>
      <w:r>
        <w:t xml:space="preserve">. Levels of heterozygosity and the inbreeding coefficient (F) per individual were calculated using </w:t>
      </w:r>
      <w:proofErr w:type="spellStart"/>
      <w:r>
        <w:t>VCFtools</w:t>
      </w:r>
      <w:proofErr w:type="spellEnd"/>
      <w:r>
        <w:t xml:space="preserve"> (-het) v0.1.17 </w:t>
      </w:r>
      <w:r w:rsidR="00A52ACD">
        <w:fldChar w:fldCharType="begin"/>
      </w:r>
      <w:r w:rsidR="00A52ACD">
        <w:instrText>HYPERLINK "https://paperpile.com/c/UqA1L6/9CtX" \h</w:instrText>
      </w:r>
      <w:r w:rsidR="00A52ACD">
        <w:fldChar w:fldCharType="separate"/>
      </w:r>
      <w:r w:rsidR="00A52ACD">
        <w:rPr>
          <w:color w:val="000000"/>
        </w:rPr>
        <w:t>(</w:t>
      </w:r>
      <w:proofErr w:type="spellStart"/>
      <w:r w:rsidR="00A52ACD">
        <w:rPr>
          <w:color w:val="000000"/>
        </w:rPr>
        <w:t>Danecek</w:t>
      </w:r>
      <w:proofErr w:type="spellEnd"/>
      <w:r w:rsidR="00A52ACD">
        <w:rPr>
          <w:color w:val="000000"/>
        </w:rPr>
        <w:t xml:space="preserve"> et al., 2011)</w:t>
      </w:r>
      <w:r w:rsidR="00A52ACD">
        <w:rPr>
          <w:color w:val="000000"/>
        </w:rPr>
        <w:fldChar w:fldCharType="end"/>
      </w:r>
      <w:r>
        <w:t xml:space="preserve">. </w:t>
      </w:r>
    </w:p>
    <w:p w14:paraId="18D6EBAB" w14:textId="77777777" w:rsidR="00A52ACD" w:rsidRDefault="00A52ACD" w:rsidP="008345D1">
      <w:pPr>
        <w:snapToGrid w:val="0"/>
        <w:spacing w:before="240" w:after="240" w:line="391" w:lineRule="auto"/>
        <w:rPr>
          <w:ins w:id="528" w:author="Alison Wright" w:date="2024-10-30T12:25:00Z" w16du:dateUtc="2024-10-30T12:25:00Z"/>
        </w:rPr>
      </w:pPr>
    </w:p>
    <w:p w14:paraId="10466C94" w14:textId="77777777" w:rsidR="008345D1" w:rsidRDefault="008345D1" w:rsidP="008345D1">
      <w:pPr>
        <w:snapToGrid w:val="0"/>
        <w:spacing w:before="240" w:after="240" w:line="391" w:lineRule="auto"/>
        <w:rPr>
          <w:ins w:id="529" w:author="Alison Wright" w:date="2024-10-30T12:25:00Z" w16du:dateUtc="2024-10-30T12:25:00Z"/>
        </w:rPr>
      </w:pPr>
    </w:p>
    <w:p w14:paraId="6A0AADC8" w14:textId="77777777" w:rsidR="008345D1" w:rsidRDefault="008345D1" w:rsidP="008345D1">
      <w:pPr>
        <w:snapToGrid w:val="0"/>
        <w:spacing w:before="240" w:after="240" w:line="391" w:lineRule="auto"/>
        <w:rPr>
          <w:ins w:id="530" w:author="Alison Wright" w:date="2024-10-30T12:25:00Z" w16du:dateUtc="2024-10-30T12:25:00Z"/>
        </w:rPr>
      </w:pPr>
    </w:p>
    <w:p w14:paraId="28039795" w14:textId="77777777" w:rsidR="008345D1" w:rsidRDefault="008345D1" w:rsidP="008345D1">
      <w:pPr>
        <w:snapToGrid w:val="0"/>
        <w:spacing w:before="240" w:after="240" w:line="391" w:lineRule="auto"/>
      </w:pPr>
    </w:p>
    <w:p w14:paraId="081BC615" w14:textId="77777777" w:rsidR="00A52ACD" w:rsidRDefault="002356AC" w:rsidP="008345D1">
      <w:pPr>
        <w:pStyle w:val="Heading2"/>
        <w:snapToGrid w:val="0"/>
        <w:spacing w:before="240" w:after="240" w:line="391" w:lineRule="auto"/>
      </w:pPr>
      <w:bookmarkStart w:id="531" w:name="_gti72sdbfr0l" w:colFirst="0" w:colLast="0"/>
      <w:bookmarkEnd w:id="531"/>
      <w:r>
        <w:t>SUPPLEMENTARY TABLES</w:t>
      </w:r>
    </w:p>
    <w:p w14:paraId="2C8AC7A1" w14:textId="77777777" w:rsidR="00A52ACD" w:rsidRDefault="00A52ACD" w:rsidP="008345D1">
      <w:pPr>
        <w:snapToGrid w:val="0"/>
        <w:spacing w:before="240" w:after="240" w:line="391" w:lineRule="auto"/>
      </w:pPr>
      <w:r>
        <w:fldChar w:fldCharType="begin"/>
      </w:r>
      <w:r>
        <w:instrText>HYPERLINK "https://docs.google.com/spreadsheets/d/1mhxI3Y3DTd2TuhsC98rfOgc8GkgXti8Q1v1CD3kxz48/edit" \l "gid=0" \h</w:instrText>
      </w:r>
      <w:r>
        <w:fldChar w:fldCharType="separate"/>
      </w:r>
      <w:r>
        <w:rPr>
          <w:color w:val="1155CC"/>
          <w:u w:val="single"/>
        </w:rPr>
        <w:t>https://docs.google.com/spreadsheets/d/1mhxI3Y3DTd2TuhsC98rfOgc8GkgXti8Q1v1CD3kxz48/edit#gid=0</w:t>
      </w:r>
      <w:r>
        <w:rPr>
          <w:color w:val="1155CC"/>
          <w:u w:val="single"/>
        </w:rPr>
        <w:fldChar w:fldCharType="end"/>
      </w:r>
    </w:p>
    <w:p w14:paraId="63194793" w14:textId="77777777" w:rsidR="00A52ACD" w:rsidRDefault="002356AC" w:rsidP="008345D1">
      <w:pPr>
        <w:pStyle w:val="Heading2"/>
        <w:snapToGrid w:val="0"/>
        <w:spacing w:before="240" w:after="240" w:line="391" w:lineRule="auto"/>
      </w:pPr>
      <w:bookmarkStart w:id="532" w:name="_m2evyzr9xr75" w:colFirst="0" w:colLast="0"/>
      <w:bookmarkEnd w:id="532"/>
      <w:r>
        <w:t>SUPPLEMENTARY FIGURES</w:t>
      </w:r>
    </w:p>
    <w:p w14:paraId="5BDBB54E" w14:textId="77777777" w:rsidR="00A52ACD" w:rsidRDefault="00A52ACD" w:rsidP="008345D1">
      <w:pPr>
        <w:snapToGrid w:val="0"/>
        <w:spacing w:before="240" w:after="240" w:line="391" w:lineRule="auto"/>
        <w:rPr>
          <w:b/>
          <w:i/>
        </w:rPr>
      </w:pPr>
      <w:r>
        <w:fldChar w:fldCharType="begin"/>
      </w:r>
      <w:r>
        <w:instrText>HYPERLINK "https://docs.google.com/document/d/1Cg7fKGho5o4yLeMeTk7nM1QfGMx4Dkj4vlBBMTVi3WE/edit" \h</w:instrText>
      </w:r>
      <w:r>
        <w:fldChar w:fldCharType="separate"/>
      </w:r>
      <w:r>
        <w:rPr>
          <w:color w:val="1155CC"/>
          <w:u w:val="single"/>
        </w:rPr>
        <w:t>https://docs.google.com/document/d/1Cg7fKGho5o4yLeMeTk7nM1QfGMx4Dkj4vlBBMTVi3WE/edit</w:t>
      </w:r>
      <w:r>
        <w:rPr>
          <w:color w:val="1155CC"/>
          <w:u w:val="single"/>
        </w:rPr>
        <w:fldChar w:fldCharType="end"/>
      </w:r>
    </w:p>
    <w:p w14:paraId="16C7688D" w14:textId="77777777" w:rsidR="00A52ACD" w:rsidDel="008345D1" w:rsidRDefault="002356AC" w:rsidP="008345D1">
      <w:pPr>
        <w:snapToGrid w:val="0"/>
        <w:spacing w:before="240" w:after="240" w:line="391" w:lineRule="auto"/>
        <w:rPr>
          <w:del w:id="533" w:author="Alison Wright" w:date="2024-10-30T12:21:00Z" w16du:dateUtc="2024-10-30T12:21:00Z"/>
          <w:b/>
          <w:i/>
        </w:rPr>
      </w:pPr>
      <w:r>
        <w:rPr>
          <w:b/>
          <w:i/>
        </w:rPr>
        <w:t xml:space="preserve"> </w:t>
      </w:r>
    </w:p>
    <w:p w14:paraId="7B029C52" w14:textId="77777777" w:rsidR="00A52ACD" w:rsidRDefault="002356AC" w:rsidP="008345D1">
      <w:pPr>
        <w:snapToGrid w:val="0"/>
        <w:spacing w:before="240" w:after="240" w:line="391" w:lineRule="auto"/>
        <w:rPr>
          <w:b/>
        </w:rPr>
      </w:pPr>
      <w:r>
        <w:rPr>
          <w:b/>
        </w:rPr>
        <w:t>ACKNOWLEDGEMENTS</w:t>
      </w:r>
    </w:p>
    <w:p w14:paraId="2E33F159" w14:textId="77777777" w:rsidR="00A52ACD" w:rsidRDefault="002356AC" w:rsidP="008345D1">
      <w:pPr>
        <w:snapToGrid w:val="0"/>
        <w:spacing w:before="240" w:after="240" w:line="391" w:lineRule="auto"/>
      </w:pPr>
      <w:r>
        <w:t xml:space="preserve">This work was funded by a NERC Independent Research Fellowship to AEW (NE/N013948/1), a NERC Exploring the Frontiers Grant to AEW and AP (NE/X009734/1), and a NERC ACCE DTP to PDP </w:t>
      </w:r>
      <w:proofErr w:type="gramStart"/>
      <w:r>
        <w:rPr>
          <w:highlight w:val="yellow"/>
        </w:rPr>
        <w:t>…..</w:t>
      </w:r>
      <w:proofErr w:type="gramEnd"/>
      <w:r>
        <w:t xml:space="preserve"> The laboratory work was supported by the UK Natural Environment Research Council (NERC) Environmental Omics Facility. We thank </w:t>
      </w:r>
      <w:r>
        <w:rPr>
          <w:highlight w:val="yellow"/>
        </w:rPr>
        <w:t>….</w:t>
      </w:r>
      <w:r>
        <w:rPr>
          <w:highlight w:val="white"/>
        </w:rPr>
        <w:t xml:space="preserve"> </w:t>
      </w:r>
      <w:r>
        <w:t xml:space="preserve">for helpful comments and suggestions on the manuscript. </w:t>
      </w:r>
      <w:r>
        <w:rPr>
          <w:highlight w:val="white"/>
        </w:rPr>
        <w:t>We acknowledge IT Services at The University of Sheffield for the provision of services for High Performance Computing.</w:t>
      </w:r>
    </w:p>
    <w:p w14:paraId="19BEAB0B" w14:textId="77777777" w:rsidR="00A52ACD" w:rsidRDefault="002356AC" w:rsidP="008345D1">
      <w:pPr>
        <w:snapToGrid w:val="0"/>
        <w:spacing w:before="240" w:after="240" w:line="391" w:lineRule="auto"/>
        <w:rPr>
          <w:b/>
        </w:rPr>
      </w:pPr>
      <w:r>
        <w:rPr>
          <w:b/>
        </w:rPr>
        <w:t>AUTHOR CONTRIBUTIONS</w:t>
      </w:r>
    </w:p>
    <w:p w14:paraId="42B471F4" w14:textId="77777777" w:rsidR="00A52ACD" w:rsidRDefault="002356AC" w:rsidP="008345D1">
      <w:pPr>
        <w:snapToGrid w:val="0"/>
        <w:spacing w:before="240" w:after="240" w:line="391" w:lineRule="auto"/>
      </w:pPr>
      <w:r>
        <w:t>AEW and PDP designed the research. SLB, SB and AP reared the flies and provided expertise with dissections. PDP collected and processed the data that was sequenced by SP and NEOF Liverpool. PDP, SP, VJL analysed the data with assistance from AEW, ID, SB and AP. AEW and PDP wrote the manuscript with input from all authors.</w:t>
      </w:r>
    </w:p>
    <w:p w14:paraId="1F8476E2" w14:textId="77777777" w:rsidR="00A52ACD" w:rsidRDefault="002356AC" w:rsidP="008345D1">
      <w:pPr>
        <w:snapToGrid w:val="0"/>
        <w:spacing w:before="240" w:after="240" w:line="391" w:lineRule="auto"/>
        <w:rPr>
          <w:b/>
        </w:rPr>
      </w:pPr>
      <w:r>
        <w:rPr>
          <w:b/>
        </w:rPr>
        <w:t>DATA AND CODE AVAILABILITY STATEMENT</w:t>
      </w:r>
    </w:p>
    <w:p w14:paraId="37D17C64" w14:textId="77777777" w:rsidR="00A52ACD" w:rsidRDefault="002356AC" w:rsidP="008345D1">
      <w:pPr>
        <w:snapToGrid w:val="0"/>
        <w:spacing w:before="240" w:after="240" w:line="391" w:lineRule="auto"/>
      </w:pPr>
      <w:r>
        <w:rPr>
          <w:i/>
        </w:rPr>
        <w:t xml:space="preserve">T. dalmanni </w:t>
      </w:r>
      <w:r>
        <w:t>mitochondrial reference is available at https://doi.org/10.5061/dryad.brv15dvk3.</w:t>
      </w:r>
    </w:p>
    <w:p w14:paraId="7A9DDC52" w14:textId="77777777" w:rsidR="00A52ACD" w:rsidRDefault="002356AC" w:rsidP="008345D1">
      <w:pPr>
        <w:snapToGrid w:val="0"/>
        <w:spacing w:before="240" w:after="240" w:line="391" w:lineRule="auto"/>
      </w:pPr>
      <w:r>
        <w:t>Raw scRNA-seq data for 8 males is available at https://doi.org/10.5061/dryad.zkh1893kb.</w:t>
      </w:r>
    </w:p>
    <w:p w14:paraId="151A2762" w14:textId="77777777" w:rsidR="00A52ACD" w:rsidRDefault="002356AC" w:rsidP="008345D1">
      <w:pPr>
        <w:snapToGrid w:val="0"/>
        <w:spacing w:before="240" w:after="240" w:line="391" w:lineRule="auto"/>
      </w:pPr>
      <w:r>
        <w:t>Code is available at https://github.com/petedprice/scStalkie_Drive</w:t>
      </w:r>
    </w:p>
    <w:p w14:paraId="27659C2A" w14:textId="77777777" w:rsidR="00A52ACD" w:rsidRDefault="00A52ACD" w:rsidP="008345D1">
      <w:pPr>
        <w:snapToGrid w:val="0"/>
        <w:spacing w:before="240" w:after="240" w:line="391" w:lineRule="auto"/>
        <w:rPr>
          <w:b/>
        </w:rPr>
      </w:pPr>
    </w:p>
    <w:p w14:paraId="0024CEA1" w14:textId="77777777" w:rsidR="00A52ACD" w:rsidRDefault="00A52ACD" w:rsidP="008345D1">
      <w:pPr>
        <w:snapToGrid w:val="0"/>
        <w:spacing w:before="240" w:after="240" w:line="391" w:lineRule="auto"/>
        <w:rPr>
          <w:b/>
        </w:rPr>
      </w:pPr>
    </w:p>
    <w:p w14:paraId="1F17A206" w14:textId="77777777" w:rsidR="00A52ACD" w:rsidRDefault="002356AC">
      <w:r>
        <w:rPr>
          <w:b/>
        </w:rPr>
        <w:t>REFERENCES</w:t>
      </w:r>
    </w:p>
    <w:p w14:paraId="68AF881C" w14:textId="77777777" w:rsidR="00A52ACD" w:rsidRDefault="00A52ACD">
      <w:pPr>
        <w:widowControl w:val="0"/>
        <w:pBdr>
          <w:top w:val="nil"/>
          <w:left w:val="nil"/>
          <w:bottom w:val="nil"/>
          <w:right w:val="nil"/>
          <w:between w:val="nil"/>
        </w:pBdr>
        <w:spacing w:before="220" w:after="0" w:line="480" w:lineRule="auto"/>
        <w:ind w:left="440" w:hanging="440"/>
        <w:jc w:val="left"/>
        <w:rPr>
          <w:color w:val="000000"/>
        </w:rPr>
      </w:pPr>
      <w:r>
        <w:fldChar w:fldCharType="begin"/>
      </w:r>
      <w:r>
        <w:instrText>HYPERLINK "http://paperpile.com/b/UqA1L6/1WFS" \h</w:instrText>
      </w:r>
      <w:r>
        <w:fldChar w:fldCharType="separate"/>
      </w:r>
      <w:proofErr w:type="spellStart"/>
      <w:r>
        <w:rPr>
          <w:color w:val="000000"/>
        </w:rPr>
        <w:t>Ardlie</w:t>
      </w:r>
      <w:proofErr w:type="spellEnd"/>
      <w:r>
        <w:rPr>
          <w:color w:val="000000"/>
        </w:rPr>
        <w:t xml:space="preserve">, K. G. (1998). Putting the brake on drive: meiotic drive of t haplotypes in natural populations of mice. </w:t>
      </w:r>
      <w:r>
        <w:rPr>
          <w:color w:val="000000"/>
        </w:rPr>
        <w:fldChar w:fldCharType="end"/>
      </w:r>
      <w:r>
        <w:fldChar w:fldCharType="begin"/>
      </w:r>
      <w:r>
        <w:instrText>HYPERLINK "http://paperpile.com/b/UqA1L6/1WFS" \h</w:instrText>
      </w:r>
      <w:r>
        <w:fldChar w:fldCharType="separate"/>
      </w:r>
      <w:r>
        <w:rPr>
          <w:i/>
          <w:color w:val="000000"/>
        </w:rPr>
        <w:t>Trends in Genetics: TIG</w:t>
      </w:r>
      <w:r>
        <w:rPr>
          <w:i/>
          <w:color w:val="000000"/>
        </w:rPr>
        <w:fldChar w:fldCharType="end"/>
      </w:r>
      <w:r>
        <w:fldChar w:fldCharType="begin"/>
      </w:r>
      <w:r>
        <w:instrText>HYPERLINK "http://paperpile.com/b/UqA1L6/1WFS" \h</w:instrText>
      </w:r>
      <w:r>
        <w:fldChar w:fldCharType="separate"/>
      </w:r>
      <w:r>
        <w:rPr>
          <w:color w:val="000000"/>
        </w:rPr>
        <w:t xml:space="preserve">, </w:t>
      </w:r>
      <w:r>
        <w:rPr>
          <w:color w:val="000000"/>
        </w:rPr>
        <w:fldChar w:fldCharType="end"/>
      </w:r>
      <w:r>
        <w:fldChar w:fldCharType="begin"/>
      </w:r>
      <w:r>
        <w:instrText>HYPERLINK "http://paperpile.com/b/UqA1L6/1WFS" \h</w:instrText>
      </w:r>
      <w:r>
        <w:fldChar w:fldCharType="separate"/>
      </w:r>
      <w:r>
        <w:rPr>
          <w:i/>
          <w:color w:val="000000"/>
        </w:rPr>
        <w:t>14</w:t>
      </w:r>
      <w:r>
        <w:rPr>
          <w:i/>
          <w:color w:val="000000"/>
        </w:rPr>
        <w:fldChar w:fldCharType="end"/>
      </w:r>
      <w:r>
        <w:fldChar w:fldCharType="begin"/>
      </w:r>
      <w:r>
        <w:instrText>HYPERLINK "http://paperpile.com/b/UqA1L6/1WFS" \h</w:instrText>
      </w:r>
      <w:r>
        <w:fldChar w:fldCharType="separate"/>
      </w:r>
      <w:r>
        <w:rPr>
          <w:color w:val="000000"/>
        </w:rPr>
        <w:t>(5), 189–193.</w:t>
      </w:r>
      <w:r>
        <w:rPr>
          <w:color w:val="000000"/>
        </w:rPr>
        <w:fldChar w:fldCharType="end"/>
      </w:r>
    </w:p>
    <w:p w14:paraId="310590C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"http://paperpile.com/b/UqA1L6/4rLM" \h</w:instrText>
      </w:r>
      <w:r>
        <w:fldChar w:fldCharType="separate"/>
      </w:r>
      <w:proofErr w:type="spellStart"/>
      <w:r>
        <w:rPr>
          <w:color w:val="000000"/>
        </w:rPr>
        <w:t>Bachtrog</w:t>
      </w:r>
      <w:proofErr w:type="spellEnd"/>
      <w:r>
        <w:rPr>
          <w:color w:val="000000"/>
        </w:rPr>
        <w:t xml:space="preserve">, D., Mank, J. E., </w:t>
      </w:r>
      <w:proofErr w:type="spellStart"/>
      <w:r>
        <w:rPr>
          <w:color w:val="000000"/>
        </w:rPr>
        <w:t>Peichel</w:t>
      </w:r>
      <w:proofErr w:type="spellEnd"/>
      <w:r>
        <w:rPr>
          <w:color w:val="000000"/>
        </w:rPr>
        <w:t xml:space="preserve">, C. L., Kirkpatrick, M., Otto, S. P., Ashman, T.-L., Hahn, M. W., Kitano, J., </w:t>
      </w:r>
      <w:proofErr w:type="spellStart"/>
      <w:r>
        <w:rPr>
          <w:color w:val="000000"/>
        </w:rPr>
        <w:t>Mayrose</w:t>
      </w:r>
      <w:proofErr w:type="spellEnd"/>
      <w:r>
        <w:rPr>
          <w:color w:val="000000"/>
        </w:rPr>
        <w:t xml:space="preserve">, I., Ming, R., Perrin, N., Ross, L., Valenzuela, N., </w:t>
      </w:r>
      <w:proofErr w:type="spellStart"/>
      <w:r>
        <w:rPr>
          <w:color w:val="000000"/>
        </w:rPr>
        <w:t>Vamosi</w:t>
      </w:r>
      <w:proofErr w:type="spellEnd"/>
      <w:r>
        <w:rPr>
          <w:color w:val="000000"/>
        </w:rPr>
        <w:t xml:space="preserve">, J. C., &amp; Tree of Sex Consortium. (2014). Sex determination: why so many ways of doing it? </w:t>
      </w:r>
      <w:r>
        <w:rPr>
          <w:color w:val="000000"/>
        </w:rPr>
        <w:fldChar w:fldCharType="end"/>
      </w:r>
      <w:r>
        <w:fldChar w:fldCharType="begin"/>
      </w:r>
      <w:r>
        <w:instrText>HYPERLINK "http://paperpile.com/b/UqA1L6/4rLM"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"http://paperpile.com/b/UqA1L6/4rLM" \h</w:instrText>
      </w:r>
      <w:r>
        <w:fldChar w:fldCharType="separate"/>
      </w:r>
      <w:r>
        <w:rPr>
          <w:color w:val="000000"/>
        </w:rPr>
        <w:t xml:space="preserve">, </w:t>
      </w:r>
      <w:r>
        <w:rPr>
          <w:color w:val="000000"/>
        </w:rPr>
        <w:fldChar w:fldCharType="end"/>
      </w:r>
      <w:r>
        <w:fldChar w:fldCharType="begin"/>
      </w:r>
      <w:r>
        <w:instrText>HYPERLINK "http://paperpile.com/b/UqA1L6/4rLM" \h</w:instrText>
      </w:r>
      <w:r>
        <w:fldChar w:fldCharType="separate"/>
      </w:r>
      <w:r>
        <w:rPr>
          <w:i/>
          <w:color w:val="000000"/>
        </w:rPr>
        <w:t>12</w:t>
      </w:r>
      <w:r>
        <w:rPr>
          <w:i/>
          <w:color w:val="000000"/>
        </w:rPr>
        <w:fldChar w:fldCharType="end"/>
      </w:r>
      <w:r>
        <w:fldChar w:fldCharType="begin"/>
      </w:r>
      <w:r>
        <w:instrText>HYPERLINK "http://paperpile.com/b/UqA1L6/4rLM" \h</w:instrText>
      </w:r>
      <w:r>
        <w:fldChar w:fldCharType="separate"/>
      </w:r>
      <w:r>
        <w:rPr>
          <w:color w:val="000000"/>
        </w:rPr>
        <w:t>(7), e1001899.</w:t>
      </w:r>
      <w:r>
        <w:rPr>
          <w:color w:val="000000"/>
        </w:rPr>
        <w:fldChar w:fldCharType="end"/>
      </w:r>
    </w:p>
    <w:p w14:paraId="3D90371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"http://paperpile.com/b/UqA1L6/y16b" \h</w:instrText>
      </w:r>
      <w:r>
        <w:fldChar w:fldCharType="separate"/>
      </w:r>
      <w:r>
        <w:rPr>
          <w:color w:val="000000"/>
        </w:rPr>
        <w:t xml:space="preserve">Baker, C. C., </w:t>
      </w:r>
      <w:proofErr w:type="spellStart"/>
      <w:r>
        <w:rPr>
          <w:color w:val="000000"/>
        </w:rPr>
        <w:t>Gim</w:t>
      </w:r>
      <w:proofErr w:type="spellEnd"/>
      <w:r>
        <w:rPr>
          <w:color w:val="000000"/>
        </w:rPr>
        <w:t xml:space="preserve">, B. S., &amp; Fuller, M. T. (2015). Cell type-specific translational repression of Cyclin B during meiosis in males. </w:t>
      </w:r>
      <w:r>
        <w:rPr>
          <w:color w:val="000000"/>
        </w:rPr>
        <w:fldChar w:fldCharType="end"/>
      </w:r>
      <w:r>
        <w:fldChar w:fldCharType="begin"/>
      </w:r>
      <w:r>
        <w:instrText>HYPERLINK "http://paperpile.com/b/UqA1L6/y16b" \h</w:instrText>
      </w:r>
      <w:r>
        <w:fldChar w:fldCharType="separate"/>
      </w:r>
      <w:r>
        <w:rPr>
          <w:i/>
          <w:color w:val="000000"/>
        </w:rPr>
        <w:t xml:space="preserve">Development </w:t>
      </w:r>
      <w:r>
        <w:rPr>
          <w:i/>
          <w:color w:val="000000"/>
        </w:rPr>
        <w:fldChar w:fldCharType="end"/>
      </w:r>
      <w:r>
        <w:fldChar w:fldCharType="begin"/>
      </w:r>
      <w:r>
        <w:instrText>HYPERLINK "http://paperpile.com/b/UqA1L6/y16b" \h</w:instrText>
      </w:r>
      <w:r>
        <w:fldChar w:fldCharType="separate"/>
      </w:r>
      <w:r>
        <w:rPr>
          <w:color w:val="000000"/>
        </w:rPr>
        <w:t xml:space="preserve">, </w:t>
      </w:r>
      <w:r>
        <w:rPr>
          <w:color w:val="000000"/>
        </w:rPr>
        <w:fldChar w:fldCharType="end"/>
      </w:r>
      <w:r>
        <w:fldChar w:fldCharType="begin"/>
      </w:r>
      <w:r>
        <w:instrText>HYPERLINK "http://paperpile.com/b/UqA1L6/y16b" \h</w:instrText>
      </w:r>
      <w:r>
        <w:fldChar w:fldCharType="separate"/>
      </w:r>
      <w:r>
        <w:rPr>
          <w:i/>
          <w:color w:val="000000"/>
        </w:rPr>
        <w:t>142</w:t>
      </w:r>
      <w:r>
        <w:rPr>
          <w:i/>
          <w:color w:val="000000"/>
        </w:rPr>
        <w:fldChar w:fldCharType="end"/>
      </w:r>
      <w:r>
        <w:fldChar w:fldCharType="begin"/>
      </w:r>
      <w:r>
        <w:instrText>HYPERLINK "http://paperpile.com/b/UqA1L6/y16b" \h</w:instrText>
      </w:r>
      <w:r>
        <w:fldChar w:fldCharType="separate"/>
      </w:r>
      <w:r>
        <w:rPr>
          <w:color w:val="000000"/>
        </w:rPr>
        <w:t>(19), 3394–3402.</w:t>
      </w:r>
      <w:r>
        <w:rPr>
          <w:color w:val="000000"/>
        </w:rPr>
        <w:fldChar w:fldCharType="end"/>
      </w:r>
    </w:p>
    <w:p w14:paraId="609EB03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"http://paperpile.com/b/UqA1L6/QYht" \h</w:instrText>
      </w:r>
      <w:r>
        <w:fldChar w:fldCharType="separate"/>
      </w:r>
      <w:r>
        <w:rPr>
          <w:color w:val="000000"/>
        </w:rPr>
        <w:t xml:space="preserve">Baker, R. H., </w:t>
      </w:r>
      <w:proofErr w:type="spellStart"/>
      <w:r>
        <w:rPr>
          <w:color w:val="000000"/>
        </w:rPr>
        <w:t>Narechania</w:t>
      </w:r>
      <w:proofErr w:type="spellEnd"/>
      <w:r>
        <w:rPr>
          <w:color w:val="000000"/>
        </w:rPr>
        <w:t xml:space="preserve">, A., </w:t>
      </w:r>
      <w:proofErr w:type="spellStart"/>
      <w:r>
        <w:rPr>
          <w:color w:val="000000"/>
        </w:rPr>
        <w:t>DeSalle</w:t>
      </w:r>
      <w:proofErr w:type="spellEnd"/>
      <w:r>
        <w:rPr>
          <w:color w:val="000000"/>
        </w:rPr>
        <w:t xml:space="preserve">, R., Johns, P. M., Reinhardt, J. A., &amp; Wilkinson, G. S. (2016). Spermatogenesis Drives Rapid Gene Creation and Masculinization of the X Chromosome in Stalk-Eyed Flies (Diopsidae). </w:t>
      </w:r>
      <w:r>
        <w:rPr>
          <w:color w:val="000000"/>
        </w:rPr>
        <w:fldChar w:fldCharType="end"/>
      </w:r>
      <w:r>
        <w:fldChar w:fldCharType="begin"/>
      </w:r>
      <w:r>
        <w:instrText>HYPERLINK "http://paperpile.com/b/UqA1L6/QYht" \h</w:instrText>
      </w:r>
      <w:r>
        <w:fldChar w:fldCharType="separate"/>
      </w:r>
      <w:r>
        <w:rPr>
          <w:i/>
          <w:color w:val="000000"/>
        </w:rPr>
        <w:t>Genome Biology and Evolution</w:t>
      </w:r>
      <w:r>
        <w:rPr>
          <w:i/>
          <w:color w:val="000000"/>
        </w:rPr>
        <w:fldChar w:fldCharType="end"/>
      </w:r>
      <w:r>
        <w:fldChar w:fldCharType="begin"/>
      </w:r>
      <w:r>
        <w:instrText>HYPERLINK "http://paperpile.com/b/UqA1L6/QYht" \h</w:instrText>
      </w:r>
      <w:r>
        <w:fldChar w:fldCharType="separate"/>
      </w:r>
      <w:r>
        <w:rPr>
          <w:color w:val="000000"/>
        </w:rPr>
        <w:t xml:space="preserve">, </w:t>
      </w:r>
      <w:r>
        <w:rPr>
          <w:color w:val="000000"/>
        </w:rPr>
        <w:fldChar w:fldCharType="end"/>
      </w:r>
      <w:r>
        <w:fldChar w:fldCharType="begin"/>
      </w:r>
      <w:r>
        <w:instrText>HYPERLINK "http://paperpile.com/b/UqA1L6/QYht" \h</w:instrText>
      </w:r>
      <w:r>
        <w:fldChar w:fldCharType="separate"/>
      </w:r>
      <w:r>
        <w:rPr>
          <w:i/>
          <w:color w:val="000000"/>
        </w:rPr>
        <w:t>8</w:t>
      </w:r>
      <w:r>
        <w:rPr>
          <w:i/>
          <w:color w:val="000000"/>
        </w:rPr>
        <w:fldChar w:fldCharType="end"/>
      </w:r>
      <w:r>
        <w:fldChar w:fldCharType="begin"/>
      </w:r>
      <w:r>
        <w:instrText>HYPERLINK "http://paperpile.com/b/UqA1L6/QYht" \h</w:instrText>
      </w:r>
      <w:r>
        <w:fldChar w:fldCharType="separate"/>
      </w:r>
      <w:r>
        <w:rPr>
          <w:color w:val="000000"/>
        </w:rPr>
        <w:t>(3), 896–914.</w:t>
      </w:r>
      <w:r>
        <w:rPr>
          <w:color w:val="000000"/>
        </w:rPr>
        <w:fldChar w:fldCharType="end"/>
      </w:r>
    </w:p>
    <w:p w14:paraId="42DC258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"http://paperpile.com/b/UqA1L6/4BS0" \h</w:instrText>
      </w:r>
      <w:r>
        <w:fldChar w:fldCharType="separate"/>
      </w:r>
      <w:r>
        <w:rPr>
          <w:color w:val="000000"/>
        </w:rPr>
        <w:t xml:space="preserve">Baker, R. H., &amp; Wilkinson, G. S. (2010). Comparative Genomic Hybridization (CGH) reveals a neo-X chromosome and biased gene movement in stalk-eyed flies (genus Teleopsis). </w:t>
      </w:r>
      <w:r>
        <w:rPr>
          <w:color w:val="000000"/>
        </w:rPr>
        <w:fldChar w:fldCharType="end"/>
      </w:r>
      <w:r>
        <w:fldChar w:fldCharType="begin"/>
      </w:r>
      <w:r>
        <w:instrText>HYPERLINK "http://paperpile.com/b/UqA1L6/4BS0"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"http://paperpile.com/b/UqA1L6/4BS0" \h</w:instrText>
      </w:r>
      <w:r>
        <w:fldChar w:fldCharType="separate"/>
      </w:r>
      <w:r>
        <w:rPr>
          <w:color w:val="000000"/>
        </w:rPr>
        <w:t xml:space="preserve">, </w:t>
      </w:r>
      <w:r>
        <w:rPr>
          <w:color w:val="000000"/>
        </w:rPr>
        <w:fldChar w:fldCharType="end"/>
      </w:r>
      <w:r>
        <w:fldChar w:fldCharType="begin"/>
      </w:r>
      <w:r>
        <w:instrText>HYPERLINK "http://paperpile.com/b/UqA1L6/4BS0" \h</w:instrText>
      </w:r>
      <w:r>
        <w:fldChar w:fldCharType="separate"/>
      </w:r>
      <w:r>
        <w:rPr>
          <w:i/>
          <w:color w:val="000000"/>
        </w:rPr>
        <w:t>6</w:t>
      </w:r>
      <w:r>
        <w:rPr>
          <w:i/>
          <w:color w:val="000000"/>
        </w:rPr>
        <w:fldChar w:fldCharType="end"/>
      </w:r>
      <w:r>
        <w:fldChar w:fldCharType="begin"/>
      </w:r>
      <w:r>
        <w:instrText>HYPERLINK "http://paperpile.com/b/UqA1L6/4BS0" \h</w:instrText>
      </w:r>
      <w:r>
        <w:fldChar w:fldCharType="separate"/>
      </w:r>
      <w:r>
        <w:rPr>
          <w:color w:val="000000"/>
        </w:rPr>
        <w:t>(9), e1001121.</w:t>
      </w:r>
      <w:r>
        <w:rPr>
          <w:color w:val="000000"/>
        </w:rPr>
        <w:fldChar w:fldCharType="end"/>
      </w:r>
    </w:p>
    <w:p w14:paraId="129847D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"http://paperpile.com/b/UqA1L6/Mf5E" \h</w:instrText>
      </w:r>
      <w:r>
        <w:fldChar w:fldCharType="separate"/>
      </w:r>
      <w:proofErr w:type="spellStart"/>
      <w:r>
        <w:rPr>
          <w:color w:val="000000"/>
        </w:rPr>
        <w:t>Barreau</w:t>
      </w:r>
      <w:proofErr w:type="spellEnd"/>
      <w:r>
        <w:rPr>
          <w:color w:val="000000"/>
        </w:rPr>
        <w:t xml:space="preserve">, C., Benson, E., &amp; White-Cooper, H. (2008). Comet and cup genes in Drosophila spermatogenesis: the first demonstration of post-meiotic transcription. </w:t>
      </w:r>
      <w:r>
        <w:rPr>
          <w:color w:val="000000"/>
        </w:rPr>
        <w:fldChar w:fldCharType="end"/>
      </w:r>
      <w:r>
        <w:fldChar w:fldCharType="begin"/>
      </w:r>
      <w:r>
        <w:instrText>HYPERLINK "http://paperpile.com/b/UqA1L6/Mf5E" \h</w:instrText>
      </w:r>
      <w:r>
        <w:fldChar w:fldCharType="separate"/>
      </w:r>
      <w:r>
        <w:rPr>
          <w:i/>
          <w:color w:val="000000"/>
        </w:rPr>
        <w:t>Biochemical Society Transactions</w:t>
      </w:r>
      <w:r>
        <w:rPr>
          <w:i/>
          <w:color w:val="000000"/>
        </w:rPr>
        <w:fldChar w:fldCharType="end"/>
      </w:r>
      <w:r>
        <w:fldChar w:fldCharType="begin"/>
      </w:r>
      <w:r>
        <w:instrText>HYPERLINK "http://paperpile.com/b/UqA1L6/Mf5E" \h</w:instrText>
      </w:r>
      <w:r>
        <w:fldChar w:fldCharType="separate"/>
      </w:r>
      <w:r>
        <w:rPr>
          <w:color w:val="000000"/>
        </w:rPr>
        <w:t xml:space="preserve">, </w:t>
      </w:r>
      <w:r>
        <w:rPr>
          <w:color w:val="000000"/>
        </w:rPr>
        <w:fldChar w:fldCharType="end"/>
      </w:r>
      <w:r>
        <w:fldChar w:fldCharType="begin"/>
      </w:r>
      <w:r>
        <w:instrText>HYPERLINK "http://paperpile.com/b/UqA1L6/Mf5E" \h</w:instrText>
      </w:r>
      <w:r>
        <w:fldChar w:fldCharType="separate"/>
      </w:r>
      <w:r>
        <w:rPr>
          <w:i/>
          <w:color w:val="000000"/>
        </w:rPr>
        <w:t>36</w:t>
      </w:r>
      <w:r>
        <w:rPr>
          <w:i/>
          <w:color w:val="000000"/>
        </w:rPr>
        <w:fldChar w:fldCharType="end"/>
      </w:r>
      <w:r>
        <w:fldChar w:fldCharType="begin"/>
      </w:r>
      <w:r>
        <w:instrText>HYPERLINK "http://paperpile.com/b/UqA1L6/Mf5E" \h</w:instrText>
      </w:r>
      <w:r>
        <w:fldChar w:fldCharType="separate"/>
      </w:r>
      <w:r>
        <w:rPr>
          <w:color w:val="000000"/>
        </w:rPr>
        <w:t>(Pt 3), 540–542.</w:t>
      </w:r>
      <w:r>
        <w:rPr>
          <w:color w:val="000000"/>
        </w:rPr>
        <w:fldChar w:fldCharType="end"/>
      </w:r>
    </w:p>
    <w:p w14:paraId="7708EBD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"http://paperpile.com/b/UqA1L6/paEs" \h</w:instrText>
      </w:r>
      <w:r>
        <w:fldChar w:fldCharType="separate"/>
      </w:r>
      <w:r>
        <w:rPr>
          <w:color w:val="000000"/>
        </w:rPr>
        <w:t xml:space="preserve">Bates, D., </w:t>
      </w:r>
      <w:proofErr w:type="spellStart"/>
      <w:r>
        <w:rPr>
          <w:color w:val="000000"/>
        </w:rPr>
        <w:t>Mächler</w:t>
      </w:r>
      <w:proofErr w:type="spellEnd"/>
      <w:r>
        <w:rPr>
          <w:color w:val="000000"/>
        </w:rPr>
        <w:t xml:space="preserve">, M., </w:t>
      </w:r>
      <w:proofErr w:type="spellStart"/>
      <w:r>
        <w:rPr>
          <w:color w:val="000000"/>
        </w:rPr>
        <w:t>Bolker</w:t>
      </w:r>
      <w:proofErr w:type="spellEnd"/>
      <w:r>
        <w:rPr>
          <w:color w:val="000000"/>
        </w:rPr>
        <w:t xml:space="preserve">, B., &amp; Walker, S. (2015). Fitting Linear Mixed-Effects Models Using lme4. </w:t>
      </w:r>
      <w:r>
        <w:rPr>
          <w:color w:val="000000"/>
        </w:rPr>
        <w:fldChar w:fldCharType="end"/>
      </w:r>
      <w:r>
        <w:fldChar w:fldCharType="begin"/>
      </w:r>
      <w:r>
        <w:instrText>HYPERLINK "http://paperpile.com/b/UqA1L6/paEs" \h</w:instrText>
      </w:r>
      <w:r>
        <w:fldChar w:fldCharType="separate"/>
      </w:r>
      <w:r>
        <w:rPr>
          <w:i/>
          <w:color w:val="000000"/>
        </w:rPr>
        <w:t>Journal of Statistical Software</w:t>
      </w:r>
      <w:r>
        <w:rPr>
          <w:i/>
          <w:color w:val="000000"/>
        </w:rPr>
        <w:fldChar w:fldCharType="end"/>
      </w:r>
      <w:r>
        <w:fldChar w:fldCharType="begin"/>
      </w:r>
      <w:r>
        <w:instrText>HYPERLINK "http://paperpile.com/b/UqA1L6/paEs" \h</w:instrText>
      </w:r>
      <w:r>
        <w:fldChar w:fldCharType="separate"/>
      </w:r>
      <w:r>
        <w:rPr>
          <w:color w:val="000000"/>
        </w:rPr>
        <w:t xml:space="preserve">, </w:t>
      </w:r>
      <w:r>
        <w:rPr>
          <w:color w:val="000000"/>
        </w:rPr>
        <w:fldChar w:fldCharType="end"/>
      </w:r>
      <w:r>
        <w:fldChar w:fldCharType="begin"/>
      </w:r>
      <w:r>
        <w:instrText>HYPERLINK "http://paperpile.com/b/UqA1L6/paEs" \h</w:instrText>
      </w:r>
      <w:r>
        <w:fldChar w:fldCharType="separate"/>
      </w:r>
      <w:r>
        <w:rPr>
          <w:i/>
          <w:color w:val="000000"/>
        </w:rPr>
        <w:t>67</w:t>
      </w:r>
      <w:r>
        <w:rPr>
          <w:i/>
          <w:color w:val="000000"/>
        </w:rPr>
        <w:fldChar w:fldCharType="end"/>
      </w:r>
      <w:r>
        <w:fldChar w:fldCharType="begin"/>
      </w:r>
      <w:r>
        <w:instrText>HYPERLINK "http://paperpile.com/b/UqA1L6/paEs" \h</w:instrText>
      </w:r>
      <w:r>
        <w:fldChar w:fldCharType="separate"/>
      </w:r>
      <w:r>
        <w:rPr>
          <w:color w:val="000000"/>
        </w:rPr>
        <w:t>, 1–48.</w:t>
      </w:r>
      <w:r>
        <w:rPr>
          <w:color w:val="000000"/>
        </w:rPr>
        <w:fldChar w:fldCharType="end"/>
      </w:r>
    </w:p>
    <w:p w14:paraId="2C4D07D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"http://paperpile.com/b/UqA1L6/FkoMy" \h</w:instrText>
      </w:r>
      <w:r>
        <w:fldChar w:fldCharType="separate"/>
      </w:r>
      <w:r>
        <w:rPr>
          <w:color w:val="000000"/>
        </w:rPr>
        <w:t xml:space="preserve">Bates, S., Meade, L., &amp; Pomiankowski, A. (2023). Meiotic drive does not impede success in sperm competition in the stalk-eyed fly, Teleopsis dalmanni. </w:t>
      </w:r>
      <w:r>
        <w:rPr>
          <w:color w:val="000000"/>
        </w:rPr>
        <w:fldChar w:fldCharType="end"/>
      </w:r>
      <w:r>
        <w:fldChar w:fldCharType="begin"/>
      </w:r>
      <w:r>
        <w:instrText>HYPERLINK "http://paperpile.com/b/UqA1L6/FkoMy"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"http://paperpile.com/b/UqA1L6/FkoMy" \h</w:instrText>
      </w:r>
      <w:r>
        <w:fldChar w:fldCharType="separate"/>
      </w:r>
      <w:r>
        <w:rPr>
          <w:color w:val="000000"/>
        </w:rPr>
        <w:t xml:space="preserve">, </w:t>
      </w:r>
      <w:r>
        <w:rPr>
          <w:color w:val="000000"/>
        </w:rPr>
        <w:fldChar w:fldCharType="end"/>
      </w:r>
      <w:r>
        <w:fldChar w:fldCharType="begin"/>
      </w:r>
      <w:r>
        <w:instrText>HYPERLINK "http://paperpile.com/b/UqA1L6/FkoMy" \h</w:instrText>
      </w:r>
      <w:r>
        <w:fldChar w:fldCharType="separate"/>
      </w:r>
      <w:r>
        <w:rPr>
          <w:i/>
          <w:color w:val="000000"/>
        </w:rPr>
        <w:t>77</w:t>
      </w:r>
      <w:r>
        <w:rPr>
          <w:i/>
          <w:color w:val="000000"/>
        </w:rPr>
        <w:fldChar w:fldCharType="end"/>
      </w:r>
      <w:r>
        <w:fldChar w:fldCharType="begin"/>
      </w:r>
      <w:r>
        <w:instrText>HYPERLINK "http://paperpile.com/b/UqA1L6/FkoMy" \h</w:instrText>
      </w:r>
      <w:r>
        <w:fldChar w:fldCharType="separate"/>
      </w:r>
      <w:r>
        <w:rPr>
          <w:color w:val="000000"/>
        </w:rPr>
        <w:t>(10), 2326–2333.</w:t>
      </w:r>
      <w:r>
        <w:rPr>
          <w:color w:val="000000"/>
        </w:rPr>
        <w:fldChar w:fldCharType="end"/>
      </w:r>
    </w:p>
    <w:p w14:paraId="2233013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"http://paperpile.com/b/UqA1L6/hZdP" \h</w:instrText>
      </w:r>
      <w:r>
        <w:fldChar w:fldCharType="separate"/>
      </w:r>
      <w:r>
        <w:rPr>
          <w:color w:val="000000"/>
        </w:rPr>
        <w:t xml:space="preserve">Benedict, M. Q., McNitt, L. M., &amp; Collins, F. H. (2003). Genetic traits of the mosquito Anopheles gambiae: red stripe, frizzled, and homochromy1. </w:t>
      </w:r>
      <w:r>
        <w:rPr>
          <w:color w:val="000000"/>
        </w:rPr>
        <w:fldChar w:fldCharType="end"/>
      </w:r>
      <w:r>
        <w:fldChar w:fldCharType="begin"/>
      </w:r>
      <w:r>
        <w:instrText>HYPERLINK "http://paperpile.com/b/UqA1L6/hZdP" \h</w:instrText>
      </w:r>
      <w:r>
        <w:fldChar w:fldCharType="separate"/>
      </w:r>
      <w:r>
        <w:rPr>
          <w:i/>
          <w:color w:val="000000"/>
        </w:rPr>
        <w:t>The Journal of Heredity</w:t>
      </w:r>
      <w:r>
        <w:rPr>
          <w:i/>
          <w:color w:val="000000"/>
        </w:rPr>
        <w:fldChar w:fldCharType="end"/>
      </w:r>
      <w:r>
        <w:fldChar w:fldCharType="begin"/>
      </w:r>
      <w:r>
        <w:instrText>HYPERLINK "http://paperpile.com/b/UqA1L6/hZdP" \h</w:instrText>
      </w:r>
      <w:r>
        <w:fldChar w:fldCharType="separate"/>
      </w:r>
      <w:r>
        <w:rPr>
          <w:color w:val="000000"/>
        </w:rPr>
        <w:t xml:space="preserve">, </w:t>
      </w:r>
      <w:r>
        <w:rPr>
          <w:color w:val="000000"/>
        </w:rPr>
        <w:fldChar w:fldCharType="end"/>
      </w:r>
      <w:r>
        <w:fldChar w:fldCharType="begin"/>
      </w:r>
      <w:r>
        <w:instrText>HYPERLINK "http://paperpile.com/b/UqA1L6/hZdP" \h</w:instrText>
      </w:r>
      <w:r>
        <w:fldChar w:fldCharType="separate"/>
      </w:r>
      <w:r>
        <w:rPr>
          <w:i/>
          <w:color w:val="000000"/>
        </w:rPr>
        <w:t>94</w:t>
      </w:r>
      <w:r>
        <w:rPr>
          <w:i/>
          <w:color w:val="000000"/>
        </w:rPr>
        <w:fldChar w:fldCharType="end"/>
      </w:r>
      <w:r>
        <w:fldChar w:fldCharType="begin"/>
      </w:r>
      <w:r>
        <w:instrText>HYPERLINK "http://paperpile.com/b/UqA1L6/hZdP" \h</w:instrText>
      </w:r>
      <w:r>
        <w:fldChar w:fldCharType="separate"/>
      </w:r>
      <w:r>
        <w:rPr>
          <w:color w:val="000000"/>
        </w:rPr>
        <w:t>(3), 227–235.</w:t>
      </w:r>
      <w:r>
        <w:rPr>
          <w:color w:val="000000"/>
        </w:rPr>
        <w:fldChar w:fldCharType="end"/>
      </w:r>
    </w:p>
    <w:p w14:paraId="19C1D48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"http://paperpile.com/b/UqA1L6/TS6V" \h</w:instrText>
      </w:r>
      <w:r>
        <w:fldChar w:fldCharType="separate"/>
      </w:r>
      <w:r>
        <w:rPr>
          <w:color w:val="000000"/>
        </w:rPr>
        <w:t xml:space="preserve">Blackmon, H., Justison, J., </w:t>
      </w:r>
      <w:proofErr w:type="spellStart"/>
      <w:r>
        <w:rPr>
          <w:color w:val="000000"/>
        </w:rPr>
        <w:t>Mayrose</w:t>
      </w:r>
      <w:proofErr w:type="spellEnd"/>
      <w:r>
        <w:rPr>
          <w:color w:val="000000"/>
        </w:rPr>
        <w:t xml:space="preserve">, I., &amp; Goldberg, E. E. (2019). Meiotic drive shapes rates of karyotype evolution in mammals. </w:t>
      </w:r>
      <w:r>
        <w:rPr>
          <w:color w:val="000000"/>
        </w:rPr>
        <w:fldChar w:fldCharType="end"/>
      </w:r>
      <w:r>
        <w:fldChar w:fldCharType="begin"/>
      </w:r>
      <w:r>
        <w:instrText>HYPERLINK "http://paperpile.com/b/UqA1L6/TS6V"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"http://paperpile.com/b/UqA1L6/TS6V" \h</w:instrText>
      </w:r>
      <w:r>
        <w:fldChar w:fldCharType="separate"/>
      </w:r>
      <w:r>
        <w:rPr>
          <w:color w:val="000000"/>
        </w:rPr>
        <w:t xml:space="preserve">, </w:t>
      </w:r>
      <w:r>
        <w:rPr>
          <w:color w:val="000000"/>
        </w:rPr>
        <w:fldChar w:fldCharType="end"/>
      </w:r>
      <w:r>
        <w:fldChar w:fldCharType="begin"/>
      </w:r>
      <w:r>
        <w:instrText>HYPERLINK "http://paperpile.com/b/UqA1L6/TS6V" \h</w:instrText>
      </w:r>
      <w:r>
        <w:fldChar w:fldCharType="separate"/>
      </w:r>
      <w:r>
        <w:rPr>
          <w:i/>
          <w:color w:val="000000"/>
        </w:rPr>
        <w:t>73</w:t>
      </w:r>
      <w:r>
        <w:rPr>
          <w:i/>
          <w:color w:val="000000"/>
        </w:rPr>
        <w:fldChar w:fldCharType="end"/>
      </w:r>
      <w:r>
        <w:fldChar w:fldCharType="begin"/>
      </w:r>
      <w:r>
        <w:instrText>HYPERLINK "http://paperpile.com/b/UqA1L6/TS6V" \h</w:instrText>
      </w:r>
      <w:r>
        <w:fldChar w:fldCharType="separate"/>
      </w:r>
      <w:r>
        <w:rPr>
          <w:color w:val="000000"/>
        </w:rPr>
        <w:t>(3), 511–523.</w:t>
      </w:r>
      <w:r>
        <w:rPr>
          <w:color w:val="000000"/>
        </w:rPr>
        <w:fldChar w:fldCharType="end"/>
      </w:r>
    </w:p>
    <w:p w14:paraId="3C03E29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"http://paperpile.com/b/UqA1L6/0H2k" \h</w:instrText>
      </w:r>
      <w:r>
        <w:fldChar w:fldCharType="separate"/>
      </w:r>
      <w:r>
        <w:rPr>
          <w:color w:val="000000"/>
        </w:rPr>
        <w:t xml:space="preserve">Bonfield, J. K., Marshall, J., Danecek, P., Li, H., Ohan, V., Whitwham, A., Keane, T., &amp; Davies, R. M. (2021). HTSlib: C library for reading/writing high-throughput sequencing data. </w:t>
      </w:r>
      <w:r>
        <w:rPr>
          <w:color w:val="000000"/>
        </w:rPr>
        <w:fldChar w:fldCharType="end"/>
      </w:r>
      <w:r>
        <w:fldChar w:fldCharType="begin"/>
      </w:r>
      <w:r>
        <w:instrText>HYPERLINK "http://paperpile.com/b/UqA1L6/0H2k" \h</w:instrText>
      </w:r>
      <w:r>
        <w:fldChar w:fldCharType="separate"/>
      </w:r>
      <w:r>
        <w:rPr>
          <w:i/>
          <w:color w:val="000000"/>
        </w:rPr>
        <w:t>GigaScience</w:t>
      </w:r>
      <w:r>
        <w:rPr>
          <w:i/>
          <w:color w:val="000000"/>
        </w:rPr>
        <w:fldChar w:fldCharType="end"/>
      </w:r>
      <w:r>
        <w:fldChar w:fldCharType="begin"/>
      </w:r>
      <w:r>
        <w:instrText>HYPERLINK "http://paperpile.com/b/UqA1L6/0H2k" \h</w:instrText>
      </w:r>
      <w:r>
        <w:fldChar w:fldCharType="separate"/>
      </w:r>
      <w:r>
        <w:rPr>
          <w:color w:val="000000"/>
        </w:rPr>
        <w:t xml:space="preserve">, </w:t>
      </w:r>
      <w:r>
        <w:rPr>
          <w:color w:val="000000"/>
        </w:rPr>
        <w:fldChar w:fldCharType="end"/>
      </w:r>
      <w:r>
        <w:fldChar w:fldCharType="begin"/>
      </w:r>
      <w:r>
        <w:instrText>HYPERLINK "http://paperpile.com/b/UqA1L6/0H2k" \h</w:instrText>
      </w:r>
      <w:r>
        <w:fldChar w:fldCharType="separate"/>
      </w:r>
      <w:r>
        <w:rPr>
          <w:i/>
          <w:color w:val="000000"/>
        </w:rPr>
        <w:t>10</w:t>
      </w:r>
      <w:r>
        <w:rPr>
          <w:i/>
          <w:color w:val="000000"/>
        </w:rPr>
        <w:fldChar w:fldCharType="end"/>
      </w:r>
      <w:r>
        <w:fldChar w:fldCharType="begin"/>
      </w:r>
      <w:r>
        <w:instrText>HYPERLINK "http://paperpile.com/b/UqA1L6/0H2k" \h</w:instrText>
      </w:r>
      <w:r>
        <w:fldChar w:fldCharType="separate"/>
      </w:r>
      <w:r>
        <w:rPr>
          <w:color w:val="000000"/>
        </w:rPr>
        <w:t>(2). https://doi.org/</w:t>
      </w:r>
      <w:r>
        <w:rPr>
          <w:color w:val="000000"/>
        </w:rPr>
        <w:fldChar w:fldCharType="end"/>
      </w:r>
      <w:r>
        <w:fldChar w:fldCharType="begin"/>
      </w:r>
      <w:r>
        <w:instrText>HYPERLINK "http://dx.doi.org/10.1093/gigascience/giab007" \h</w:instrText>
      </w:r>
      <w:r>
        <w:fldChar w:fldCharType="separate"/>
      </w:r>
      <w:r>
        <w:rPr>
          <w:color w:val="000000"/>
        </w:rPr>
        <w:t>10.1093/gigascience/giab007</w:t>
      </w:r>
      <w:r>
        <w:rPr>
          <w:color w:val="000000"/>
        </w:rPr>
        <w:fldChar w:fldCharType="end"/>
      </w:r>
    </w:p>
    <w:p w14:paraId="7C188BA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"http://paperpile.com/b/UqA1L6/0woXS" \h</w:instrText>
      </w:r>
      <w:r>
        <w:fldChar w:fldCharType="separate"/>
      </w:r>
      <w:r>
        <w:rPr>
          <w:color w:val="000000"/>
        </w:rPr>
        <w:t xml:space="preserve">Bradshaw, S. L., Meade, L., Tarlton-Weatherall, J., &amp; Pomiankowski, A. (2022). Meiotic drive adaptive testes enlargement during early development in the stalk-eyed fly. </w:t>
      </w:r>
      <w:r>
        <w:rPr>
          <w:color w:val="000000"/>
        </w:rPr>
        <w:fldChar w:fldCharType="end"/>
      </w:r>
      <w:r>
        <w:fldChar w:fldCharType="begin"/>
      </w:r>
      <w:r>
        <w:instrText>HYPERLINK "http://paperpile.com/b/UqA1L6/0woXS" \h</w:instrText>
      </w:r>
      <w:r>
        <w:fldChar w:fldCharType="separate"/>
      </w:r>
      <w:r>
        <w:rPr>
          <w:i/>
          <w:color w:val="000000"/>
        </w:rPr>
        <w:t>Biology Letters</w:t>
      </w:r>
      <w:r>
        <w:rPr>
          <w:i/>
          <w:color w:val="000000"/>
        </w:rPr>
        <w:fldChar w:fldCharType="end"/>
      </w:r>
      <w:r>
        <w:fldChar w:fldCharType="begin"/>
      </w:r>
      <w:r>
        <w:instrText>HYPERLINK "http://paperpile.com/b/UqA1L6/0woXS" \h</w:instrText>
      </w:r>
      <w:r>
        <w:fldChar w:fldCharType="separate"/>
      </w:r>
      <w:r>
        <w:rPr>
          <w:color w:val="000000"/>
        </w:rPr>
        <w:t xml:space="preserve">, </w:t>
      </w:r>
      <w:r>
        <w:rPr>
          <w:color w:val="000000"/>
        </w:rPr>
        <w:fldChar w:fldCharType="end"/>
      </w:r>
      <w:r>
        <w:fldChar w:fldCharType="begin"/>
      </w:r>
      <w:r>
        <w:instrText>HYPERLINK "http://paperpile.com/b/UqA1L6/0woXS" \h</w:instrText>
      </w:r>
      <w:r>
        <w:fldChar w:fldCharType="separate"/>
      </w:r>
      <w:r>
        <w:rPr>
          <w:i/>
          <w:color w:val="000000"/>
        </w:rPr>
        <w:t>18</w:t>
      </w:r>
      <w:r>
        <w:rPr>
          <w:i/>
          <w:color w:val="000000"/>
        </w:rPr>
        <w:fldChar w:fldCharType="end"/>
      </w:r>
      <w:r>
        <w:fldChar w:fldCharType="begin"/>
      </w:r>
      <w:r>
        <w:instrText>HYPERLINK "http://paperpile.com/b/UqA1L6/0woXS" \h</w:instrText>
      </w:r>
      <w:r>
        <w:fldChar w:fldCharType="separate"/>
      </w:r>
      <w:r>
        <w:rPr>
          <w:color w:val="000000"/>
        </w:rPr>
        <w:t>(11), 20220352.</w:t>
      </w:r>
      <w:r>
        <w:rPr>
          <w:color w:val="000000"/>
        </w:rPr>
        <w:fldChar w:fldCharType="end"/>
      </w:r>
    </w:p>
    <w:p w14:paraId="54B171F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"http://paperpile.com/b/UqA1L6/efzk" \h</w:instrText>
      </w:r>
      <w:r>
        <w:fldChar w:fldCharType="separate"/>
      </w:r>
      <w:r>
        <w:rPr>
          <w:color w:val="000000"/>
        </w:rPr>
        <w:t xml:space="preserve">Braun, R. E., Behringer, R. R., </w:t>
      </w:r>
      <w:proofErr w:type="spellStart"/>
      <w:r>
        <w:rPr>
          <w:color w:val="000000"/>
        </w:rPr>
        <w:t>Peschon</w:t>
      </w:r>
      <w:proofErr w:type="spellEnd"/>
      <w:r>
        <w:rPr>
          <w:color w:val="000000"/>
        </w:rPr>
        <w:t xml:space="preserve">, J. J., </w:t>
      </w:r>
      <w:proofErr w:type="spellStart"/>
      <w:r>
        <w:rPr>
          <w:color w:val="000000"/>
        </w:rPr>
        <w:t>Brinster</w:t>
      </w:r>
      <w:proofErr w:type="spellEnd"/>
      <w:r>
        <w:rPr>
          <w:color w:val="000000"/>
        </w:rPr>
        <w:t xml:space="preserve">, R. L., &amp; </w:t>
      </w:r>
      <w:proofErr w:type="spellStart"/>
      <w:r>
        <w:rPr>
          <w:color w:val="000000"/>
        </w:rPr>
        <w:t>Palmiter</w:t>
      </w:r>
      <w:proofErr w:type="spellEnd"/>
      <w:r>
        <w:rPr>
          <w:color w:val="000000"/>
        </w:rPr>
        <w:t xml:space="preserve">, R. D. (1989). Genetically haploid spermatids are phenotypically diploid. </w:t>
      </w:r>
      <w:r>
        <w:rPr>
          <w:color w:val="000000"/>
        </w:rPr>
        <w:fldChar w:fldCharType="end"/>
      </w:r>
      <w:r>
        <w:fldChar w:fldCharType="begin"/>
      </w:r>
      <w:r>
        <w:instrText>HYPERLINK "http://paperpile.com/b/UqA1L6/efzk" \h</w:instrText>
      </w:r>
      <w:r>
        <w:fldChar w:fldCharType="separate"/>
      </w:r>
      <w:r>
        <w:rPr>
          <w:i/>
          <w:color w:val="000000"/>
        </w:rPr>
        <w:t>Nature</w:t>
      </w:r>
      <w:r>
        <w:rPr>
          <w:i/>
          <w:color w:val="000000"/>
        </w:rPr>
        <w:fldChar w:fldCharType="end"/>
      </w:r>
      <w:r>
        <w:fldChar w:fldCharType="begin"/>
      </w:r>
      <w:r>
        <w:instrText>HYPERLINK "http://paperpile.com/b/UqA1L6/efzk" \h</w:instrText>
      </w:r>
      <w:r>
        <w:fldChar w:fldCharType="separate"/>
      </w:r>
      <w:r>
        <w:rPr>
          <w:color w:val="000000"/>
        </w:rPr>
        <w:t xml:space="preserve">, </w:t>
      </w:r>
      <w:r>
        <w:rPr>
          <w:color w:val="000000"/>
        </w:rPr>
        <w:fldChar w:fldCharType="end"/>
      </w:r>
      <w:r>
        <w:fldChar w:fldCharType="begin"/>
      </w:r>
      <w:r>
        <w:instrText>HYPERLINK "http://paperpile.com/b/UqA1L6/efzk" \h</w:instrText>
      </w:r>
      <w:r>
        <w:fldChar w:fldCharType="separate"/>
      </w:r>
      <w:r>
        <w:rPr>
          <w:i/>
          <w:color w:val="000000"/>
        </w:rPr>
        <w:t>337</w:t>
      </w:r>
      <w:r>
        <w:rPr>
          <w:i/>
          <w:color w:val="000000"/>
        </w:rPr>
        <w:fldChar w:fldCharType="end"/>
      </w:r>
      <w:r>
        <w:fldChar w:fldCharType="begin"/>
      </w:r>
      <w:r>
        <w:instrText>HYPERLINK "http://paperpile.com/b/UqA1L6/efzk" \h</w:instrText>
      </w:r>
      <w:r>
        <w:fldChar w:fldCharType="separate"/>
      </w:r>
      <w:r>
        <w:rPr>
          <w:color w:val="000000"/>
        </w:rPr>
        <w:t>(6205), 373–376.</w:t>
      </w:r>
      <w:r>
        <w:rPr>
          <w:color w:val="000000"/>
        </w:rPr>
        <w:fldChar w:fldCharType="end"/>
      </w:r>
    </w:p>
    <w:p w14:paraId="366EA9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"http://paperpile.com/b/UqA1L6/LvWy" \h</w:instrText>
      </w:r>
      <w:r>
        <w:fldChar w:fldCharType="separate"/>
      </w:r>
      <w:r>
        <w:rPr>
          <w:color w:val="000000"/>
        </w:rPr>
        <w:t xml:space="preserve">Carlson, M. (2019). </w:t>
      </w:r>
      <w:r>
        <w:rPr>
          <w:color w:val="000000"/>
        </w:rPr>
        <w:fldChar w:fldCharType="end"/>
      </w:r>
      <w:r>
        <w:fldChar w:fldCharType="begin"/>
      </w:r>
      <w:r>
        <w:instrText>HYPERLINK "http://paperpile.com/b/UqA1L6/LvWy" \h</w:instrText>
      </w:r>
      <w:r>
        <w:fldChar w:fldCharType="separate"/>
      </w:r>
      <w:proofErr w:type="spellStart"/>
      <w:r>
        <w:rPr>
          <w:i/>
          <w:color w:val="000000"/>
        </w:rPr>
        <w:t>org.Dm.eg.db</w:t>
      </w:r>
      <w:proofErr w:type="spellEnd"/>
      <w:r>
        <w:rPr>
          <w:i/>
          <w:color w:val="000000"/>
        </w:rPr>
        <w:t>: Genome wide annotation for Fly. R package version 3.8.2</w:t>
      </w:r>
      <w:r>
        <w:rPr>
          <w:i/>
          <w:color w:val="000000"/>
        </w:rPr>
        <w:fldChar w:fldCharType="end"/>
      </w:r>
      <w:r>
        <w:fldChar w:fldCharType="begin"/>
      </w:r>
      <w:r>
        <w:instrText>HYPERLINK "http://paperpile.com/b/UqA1L6/LvWy" \h</w:instrText>
      </w:r>
      <w:r>
        <w:fldChar w:fldCharType="separate"/>
      </w:r>
      <w:r>
        <w:rPr>
          <w:color w:val="000000"/>
        </w:rPr>
        <w:t>.</w:t>
      </w:r>
      <w:r>
        <w:rPr>
          <w:color w:val="000000"/>
        </w:rPr>
        <w:fldChar w:fldCharType="end"/>
      </w:r>
    </w:p>
    <w:p w14:paraId="4E7A2A6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"http://paperpile.com/b/UqA1L6/darR" \h</w:instrText>
      </w:r>
      <w:r>
        <w:fldChar w:fldCharType="separate"/>
      </w:r>
      <w:r>
        <w:rPr>
          <w:color w:val="000000"/>
        </w:rPr>
        <w:t xml:space="preserve">Carrel, L., &amp; Willard, H. F. (2005). X-inactivation profile reveals extensive variability in X-linked gene expression in females. </w:t>
      </w:r>
      <w:r>
        <w:rPr>
          <w:color w:val="000000"/>
        </w:rPr>
        <w:fldChar w:fldCharType="end"/>
      </w:r>
      <w:r>
        <w:fldChar w:fldCharType="begin"/>
      </w:r>
      <w:r>
        <w:instrText>HYPERLINK "http://paperpile.com/b/UqA1L6/darR" \h</w:instrText>
      </w:r>
      <w:r>
        <w:fldChar w:fldCharType="separate"/>
      </w:r>
      <w:r>
        <w:rPr>
          <w:i/>
          <w:color w:val="000000"/>
        </w:rPr>
        <w:t>Nature</w:t>
      </w:r>
      <w:r>
        <w:rPr>
          <w:i/>
          <w:color w:val="000000"/>
        </w:rPr>
        <w:fldChar w:fldCharType="end"/>
      </w:r>
      <w:r>
        <w:fldChar w:fldCharType="begin"/>
      </w:r>
      <w:r>
        <w:instrText>HYPERLINK "http://paperpile.com/b/UqA1L6/darR" \h</w:instrText>
      </w:r>
      <w:r>
        <w:fldChar w:fldCharType="separate"/>
      </w:r>
      <w:r>
        <w:rPr>
          <w:color w:val="000000"/>
        </w:rPr>
        <w:t xml:space="preserve">, </w:t>
      </w:r>
      <w:r>
        <w:rPr>
          <w:color w:val="000000"/>
        </w:rPr>
        <w:fldChar w:fldCharType="end"/>
      </w:r>
      <w:r>
        <w:fldChar w:fldCharType="begin"/>
      </w:r>
      <w:r>
        <w:instrText>HYPERLINK "http://paperpile.com/b/UqA1L6/darR" \h</w:instrText>
      </w:r>
      <w:r>
        <w:fldChar w:fldCharType="separate"/>
      </w:r>
      <w:r>
        <w:rPr>
          <w:i/>
          <w:color w:val="000000"/>
        </w:rPr>
        <w:t>434</w:t>
      </w:r>
      <w:r>
        <w:rPr>
          <w:i/>
          <w:color w:val="000000"/>
        </w:rPr>
        <w:fldChar w:fldCharType="end"/>
      </w:r>
      <w:r>
        <w:fldChar w:fldCharType="begin"/>
      </w:r>
      <w:r>
        <w:instrText>HYPERLINK "http://paperpile.com/b/UqA1L6/darR" \h</w:instrText>
      </w:r>
      <w:r>
        <w:fldChar w:fldCharType="separate"/>
      </w:r>
      <w:r>
        <w:rPr>
          <w:color w:val="000000"/>
        </w:rPr>
        <w:t>(7031), 400–404.</w:t>
      </w:r>
      <w:r>
        <w:rPr>
          <w:color w:val="000000"/>
        </w:rPr>
        <w:fldChar w:fldCharType="end"/>
      </w:r>
    </w:p>
    <w:p w14:paraId="3FB9F04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"http://paperpile.com/b/UqA1L6/Rx3E" \h</w:instrText>
      </w:r>
      <w:r>
        <w:fldChar w:fldCharType="separate"/>
      </w:r>
      <w:proofErr w:type="spellStart"/>
      <w:r>
        <w:rPr>
          <w:color w:val="000000"/>
        </w:rPr>
        <w:t>Cazemajor</w:t>
      </w:r>
      <w:proofErr w:type="spellEnd"/>
      <w:r>
        <w:rPr>
          <w:color w:val="000000"/>
        </w:rPr>
        <w:t xml:space="preserve">, M., Joly, D., &amp; </w:t>
      </w:r>
      <w:proofErr w:type="spellStart"/>
      <w:r>
        <w:rPr>
          <w:color w:val="000000"/>
        </w:rPr>
        <w:t>Montchamp</w:t>
      </w:r>
      <w:proofErr w:type="spellEnd"/>
      <w:r>
        <w:rPr>
          <w:color w:val="000000"/>
        </w:rPr>
        <w:t xml:space="preserve">-Moreau, C. (2000). Sex-ratio meiotic drive in Drosophila </w:t>
      </w:r>
      <w:proofErr w:type="spellStart"/>
      <w:r>
        <w:rPr>
          <w:color w:val="000000"/>
        </w:rPr>
        <w:t>simulans</w:t>
      </w:r>
      <w:proofErr w:type="spellEnd"/>
      <w:r>
        <w:rPr>
          <w:color w:val="000000"/>
        </w:rPr>
        <w:t xml:space="preserve"> is related to equational nondisjunction of the Y chromosome. </w:t>
      </w:r>
      <w:r>
        <w:rPr>
          <w:color w:val="000000"/>
        </w:rPr>
        <w:fldChar w:fldCharType="end"/>
      </w:r>
      <w:r>
        <w:fldChar w:fldCharType="begin"/>
      </w:r>
      <w:r>
        <w:instrText>HYPERLINK "http://paperpile.com/b/UqA1L6/Rx3E" \h</w:instrText>
      </w:r>
      <w:r>
        <w:fldChar w:fldCharType="separate"/>
      </w:r>
      <w:r>
        <w:rPr>
          <w:i/>
          <w:color w:val="000000"/>
        </w:rPr>
        <w:t>Genetics</w:t>
      </w:r>
      <w:r>
        <w:rPr>
          <w:i/>
          <w:color w:val="000000"/>
        </w:rPr>
        <w:fldChar w:fldCharType="end"/>
      </w:r>
      <w:r>
        <w:fldChar w:fldCharType="begin"/>
      </w:r>
      <w:r>
        <w:instrText>HYPERLINK "http://paperpile.com/b/UqA1L6/Rx3E" \h</w:instrText>
      </w:r>
      <w:r>
        <w:fldChar w:fldCharType="separate"/>
      </w:r>
      <w:r>
        <w:rPr>
          <w:color w:val="000000"/>
        </w:rPr>
        <w:t xml:space="preserve">, </w:t>
      </w:r>
      <w:r>
        <w:rPr>
          <w:color w:val="000000"/>
        </w:rPr>
        <w:fldChar w:fldCharType="end"/>
      </w:r>
      <w:r>
        <w:fldChar w:fldCharType="begin"/>
      </w:r>
      <w:r>
        <w:instrText>HYPERLINK "http://paperpile.com/b/UqA1L6/Rx3E" \h</w:instrText>
      </w:r>
      <w:r>
        <w:fldChar w:fldCharType="separate"/>
      </w:r>
      <w:r>
        <w:rPr>
          <w:i/>
          <w:color w:val="000000"/>
        </w:rPr>
        <w:t>154</w:t>
      </w:r>
      <w:r>
        <w:rPr>
          <w:i/>
          <w:color w:val="000000"/>
        </w:rPr>
        <w:fldChar w:fldCharType="end"/>
      </w:r>
      <w:r>
        <w:fldChar w:fldCharType="begin"/>
      </w:r>
      <w:r>
        <w:instrText>HYPERLINK "http://paperpile.com/b/UqA1L6/Rx3E" \h</w:instrText>
      </w:r>
      <w:r>
        <w:fldChar w:fldCharType="separate"/>
      </w:r>
      <w:r>
        <w:rPr>
          <w:color w:val="000000"/>
        </w:rPr>
        <w:t>(1), 229–236.</w:t>
      </w:r>
      <w:r>
        <w:rPr>
          <w:color w:val="000000"/>
        </w:rPr>
        <w:fldChar w:fldCharType="end"/>
      </w:r>
    </w:p>
    <w:p w14:paraId="5B43065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"http://paperpile.com/b/UqA1L6/aavG" \h</w:instrText>
      </w:r>
      <w:r>
        <w:fldChar w:fldCharType="separate"/>
      </w:r>
      <w:proofErr w:type="spellStart"/>
      <w:r>
        <w:rPr>
          <w:color w:val="000000"/>
        </w:rPr>
        <w:t>Cazemajor</w:t>
      </w:r>
      <w:proofErr w:type="spellEnd"/>
      <w:r>
        <w:rPr>
          <w:color w:val="000000"/>
        </w:rPr>
        <w:t xml:space="preserve">, M., </w:t>
      </w:r>
      <w:proofErr w:type="spellStart"/>
      <w:r>
        <w:rPr>
          <w:color w:val="000000"/>
        </w:rPr>
        <w:t>Landré</w:t>
      </w:r>
      <w:proofErr w:type="spellEnd"/>
      <w:r>
        <w:rPr>
          <w:color w:val="000000"/>
        </w:rPr>
        <w:t xml:space="preserve">, C., &amp; </w:t>
      </w:r>
      <w:proofErr w:type="spellStart"/>
      <w:r>
        <w:rPr>
          <w:color w:val="000000"/>
        </w:rPr>
        <w:t>Montchamp</w:t>
      </w:r>
      <w:proofErr w:type="spellEnd"/>
      <w:r>
        <w:rPr>
          <w:color w:val="000000"/>
        </w:rPr>
        <w:t xml:space="preserve">-Moreau, C. (1997). The sex-ratio trait in Drosophila </w:t>
      </w:r>
      <w:proofErr w:type="spellStart"/>
      <w:r>
        <w:rPr>
          <w:color w:val="000000"/>
        </w:rPr>
        <w:t>simulans</w:t>
      </w:r>
      <w:proofErr w:type="spellEnd"/>
      <w:r>
        <w:rPr>
          <w:color w:val="000000"/>
        </w:rPr>
        <w:t xml:space="preserve">: genetic analysis of distortion and suppression. </w:t>
      </w:r>
      <w:r>
        <w:rPr>
          <w:color w:val="000000"/>
        </w:rPr>
        <w:fldChar w:fldCharType="end"/>
      </w:r>
      <w:r>
        <w:fldChar w:fldCharType="begin"/>
      </w:r>
      <w:r>
        <w:instrText>HYPERLINK "http://paperpile.com/b/UqA1L6/aavG" \h</w:instrText>
      </w:r>
      <w:r>
        <w:fldChar w:fldCharType="separate"/>
      </w:r>
      <w:r>
        <w:rPr>
          <w:i/>
          <w:color w:val="000000"/>
        </w:rPr>
        <w:t>Genetics</w:t>
      </w:r>
      <w:r>
        <w:rPr>
          <w:i/>
          <w:color w:val="000000"/>
        </w:rPr>
        <w:fldChar w:fldCharType="end"/>
      </w:r>
      <w:r>
        <w:fldChar w:fldCharType="begin"/>
      </w:r>
      <w:r>
        <w:instrText>HYPERLINK "http://paperpile.com/b/UqA1L6/aavG" \h</w:instrText>
      </w:r>
      <w:r>
        <w:fldChar w:fldCharType="separate"/>
      </w:r>
      <w:r>
        <w:rPr>
          <w:color w:val="000000"/>
        </w:rPr>
        <w:t xml:space="preserve">, </w:t>
      </w:r>
      <w:r>
        <w:rPr>
          <w:color w:val="000000"/>
        </w:rPr>
        <w:fldChar w:fldCharType="end"/>
      </w:r>
      <w:r>
        <w:fldChar w:fldCharType="begin"/>
      </w:r>
      <w:r>
        <w:instrText>HYPERLINK "http://paperpile.com/b/UqA1L6/aavG" \h</w:instrText>
      </w:r>
      <w:r>
        <w:fldChar w:fldCharType="separate"/>
      </w:r>
      <w:r>
        <w:rPr>
          <w:i/>
          <w:color w:val="000000"/>
        </w:rPr>
        <w:t>147</w:t>
      </w:r>
      <w:r>
        <w:rPr>
          <w:i/>
          <w:color w:val="000000"/>
        </w:rPr>
        <w:fldChar w:fldCharType="end"/>
      </w:r>
      <w:r>
        <w:fldChar w:fldCharType="begin"/>
      </w:r>
      <w:r>
        <w:instrText>HYPERLINK "http://paperpile.com/b/UqA1L6/aavG" \h</w:instrText>
      </w:r>
      <w:r>
        <w:fldChar w:fldCharType="separate"/>
      </w:r>
      <w:r>
        <w:rPr>
          <w:color w:val="000000"/>
        </w:rPr>
        <w:t>(2), 635–642.</w:t>
      </w:r>
      <w:r>
        <w:rPr>
          <w:color w:val="000000"/>
        </w:rPr>
        <w:fldChar w:fldCharType="end"/>
      </w:r>
    </w:p>
    <w:p w14:paraId="3556324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"http://paperpile.com/b/UqA1L6/fbh8" \h</w:instrText>
      </w:r>
      <w:r>
        <w:fldChar w:fldCharType="separate"/>
      </w:r>
      <w:r>
        <w:rPr>
          <w:color w:val="000000"/>
        </w:rPr>
        <w:t xml:space="preserve">Charlesworth, B. (1996). The evolution of chromosomal sex determination and dosage compensation. </w:t>
      </w:r>
      <w:r>
        <w:rPr>
          <w:color w:val="000000"/>
        </w:rPr>
        <w:fldChar w:fldCharType="end"/>
      </w:r>
      <w:r>
        <w:fldChar w:fldCharType="begin"/>
      </w:r>
      <w:r>
        <w:instrText>HYPERLINK "http://paperpile.com/b/UqA1L6/fbh8" \h</w:instrText>
      </w:r>
      <w:r>
        <w:fldChar w:fldCharType="separate"/>
      </w:r>
      <w:r>
        <w:rPr>
          <w:i/>
          <w:color w:val="000000"/>
        </w:rPr>
        <w:t>Current Biology: CB</w:t>
      </w:r>
      <w:r>
        <w:rPr>
          <w:i/>
          <w:color w:val="000000"/>
        </w:rPr>
        <w:fldChar w:fldCharType="end"/>
      </w:r>
      <w:r>
        <w:fldChar w:fldCharType="begin"/>
      </w:r>
      <w:r>
        <w:instrText>HYPERLINK "http://paperpile.com/b/UqA1L6/fbh8" \h</w:instrText>
      </w:r>
      <w:r>
        <w:fldChar w:fldCharType="separate"/>
      </w:r>
      <w:r>
        <w:rPr>
          <w:color w:val="000000"/>
        </w:rPr>
        <w:t xml:space="preserve">, </w:t>
      </w:r>
      <w:r>
        <w:rPr>
          <w:color w:val="000000"/>
        </w:rPr>
        <w:fldChar w:fldCharType="end"/>
      </w:r>
      <w:r>
        <w:fldChar w:fldCharType="begin"/>
      </w:r>
      <w:r>
        <w:instrText>HYPERLINK "http://paperpile.com/b/UqA1L6/fbh8" \h</w:instrText>
      </w:r>
      <w:r>
        <w:fldChar w:fldCharType="separate"/>
      </w:r>
      <w:r>
        <w:rPr>
          <w:i/>
          <w:color w:val="000000"/>
        </w:rPr>
        <w:t>6</w:t>
      </w:r>
      <w:r>
        <w:rPr>
          <w:i/>
          <w:color w:val="000000"/>
        </w:rPr>
        <w:fldChar w:fldCharType="end"/>
      </w:r>
      <w:r>
        <w:fldChar w:fldCharType="begin"/>
      </w:r>
      <w:r>
        <w:instrText>HYPERLINK "http://paperpile.com/b/UqA1L6/fbh8" \h</w:instrText>
      </w:r>
      <w:r>
        <w:fldChar w:fldCharType="separate"/>
      </w:r>
      <w:r>
        <w:rPr>
          <w:color w:val="000000"/>
        </w:rPr>
        <w:t>(2), 149–162.</w:t>
      </w:r>
      <w:r>
        <w:rPr>
          <w:color w:val="000000"/>
        </w:rPr>
        <w:fldChar w:fldCharType="end"/>
      </w:r>
    </w:p>
    <w:p w14:paraId="46D4D53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"http://paperpile.com/b/UqA1L6/Ilz7" \h</w:instrText>
      </w:r>
      <w:r>
        <w:fldChar w:fldCharType="separate"/>
      </w:r>
      <w:proofErr w:type="spellStart"/>
      <w:r>
        <w:rPr>
          <w:color w:val="000000"/>
        </w:rPr>
        <w:t>Cocquet</w:t>
      </w:r>
      <w:proofErr w:type="spellEnd"/>
      <w:r>
        <w:rPr>
          <w:color w:val="000000"/>
        </w:rPr>
        <w:t xml:space="preserve">, J., Ellis, P. J. I., </w:t>
      </w:r>
      <w:proofErr w:type="spellStart"/>
      <w:r>
        <w:rPr>
          <w:color w:val="000000"/>
        </w:rPr>
        <w:t>Mahadevaiah</w:t>
      </w:r>
      <w:proofErr w:type="spellEnd"/>
      <w:r>
        <w:rPr>
          <w:color w:val="000000"/>
        </w:rPr>
        <w:t xml:space="preserve">, S. K., </w:t>
      </w:r>
      <w:proofErr w:type="spellStart"/>
      <w:r>
        <w:rPr>
          <w:color w:val="000000"/>
        </w:rPr>
        <w:t>Affara</w:t>
      </w:r>
      <w:proofErr w:type="spellEnd"/>
      <w:r>
        <w:rPr>
          <w:color w:val="000000"/>
        </w:rPr>
        <w:t xml:space="preserve">, N. A., </w:t>
      </w:r>
      <w:proofErr w:type="spellStart"/>
      <w:r>
        <w:rPr>
          <w:color w:val="000000"/>
        </w:rPr>
        <w:t>Vaiman</w:t>
      </w:r>
      <w:proofErr w:type="spellEnd"/>
      <w:r>
        <w:rPr>
          <w:color w:val="000000"/>
        </w:rPr>
        <w:t xml:space="preserve">, D., &amp; Burgoyne, P. S. (2012). A genetic basis for a </w:t>
      </w:r>
      <w:proofErr w:type="spellStart"/>
      <w:r>
        <w:rPr>
          <w:color w:val="000000"/>
        </w:rPr>
        <w:t>postmeiotic</w:t>
      </w:r>
      <w:proofErr w:type="spellEnd"/>
      <w:r>
        <w:rPr>
          <w:color w:val="000000"/>
        </w:rPr>
        <w:t xml:space="preserve"> X versus Y chromosome intragenomic conflict in the mouse. </w:t>
      </w:r>
      <w:r>
        <w:rPr>
          <w:color w:val="000000"/>
        </w:rPr>
        <w:fldChar w:fldCharType="end"/>
      </w:r>
      <w:r>
        <w:fldChar w:fldCharType="begin"/>
      </w:r>
      <w:r>
        <w:instrText>HYPERLINK "http://paperpile.com/b/UqA1L6/Ilz7"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"http://paperpile.com/b/UqA1L6/Ilz7" \h</w:instrText>
      </w:r>
      <w:r>
        <w:fldChar w:fldCharType="separate"/>
      </w:r>
      <w:r>
        <w:rPr>
          <w:color w:val="000000"/>
        </w:rPr>
        <w:t xml:space="preserve">, </w:t>
      </w:r>
      <w:r>
        <w:rPr>
          <w:color w:val="000000"/>
        </w:rPr>
        <w:fldChar w:fldCharType="end"/>
      </w:r>
      <w:r>
        <w:fldChar w:fldCharType="begin"/>
      </w:r>
      <w:r>
        <w:instrText>HYPERLINK "http://paperpile.com/b/UqA1L6/Ilz7" \h</w:instrText>
      </w:r>
      <w:r>
        <w:fldChar w:fldCharType="separate"/>
      </w:r>
      <w:r>
        <w:rPr>
          <w:i/>
          <w:color w:val="000000"/>
        </w:rPr>
        <w:t>8</w:t>
      </w:r>
      <w:r>
        <w:rPr>
          <w:i/>
          <w:color w:val="000000"/>
        </w:rPr>
        <w:fldChar w:fldCharType="end"/>
      </w:r>
      <w:r>
        <w:fldChar w:fldCharType="begin"/>
      </w:r>
      <w:r>
        <w:instrText>HYPERLINK "http://paperpile.com/b/UqA1L6/Ilz7" \h</w:instrText>
      </w:r>
      <w:r>
        <w:fldChar w:fldCharType="separate"/>
      </w:r>
      <w:r>
        <w:rPr>
          <w:color w:val="000000"/>
        </w:rPr>
        <w:t>(9), e1002900.</w:t>
      </w:r>
      <w:r>
        <w:rPr>
          <w:color w:val="000000"/>
        </w:rPr>
        <w:fldChar w:fldCharType="end"/>
      </w:r>
    </w:p>
    <w:p w14:paraId="6E049AF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"http://paperpile.com/b/UqA1L6/4UBY" \h</w:instrText>
      </w:r>
      <w:r>
        <w:fldChar w:fldCharType="separate"/>
      </w:r>
      <w:r>
        <w:rPr>
          <w:color w:val="000000"/>
        </w:rPr>
        <w:t xml:space="preserve">Conrad, T., &amp; Akhtar, A. (2012). Dosage compensation in Drosophila melanogaster: epigenetic fine-tuning of chromosome-wide transcription. </w:t>
      </w:r>
      <w:r>
        <w:rPr>
          <w:color w:val="000000"/>
        </w:rPr>
        <w:fldChar w:fldCharType="end"/>
      </w:r>
      <w:r>
        <w:fldChar w:fldCharType="begin"/>
      </w:r>
      <w:r>
        <w:instrText>HYPERLINK "http://paperpile.com/b/UqA1L6/4UBY" \h</w:instrText>
      </w:r>
      <w:r>
        <w:fldChar w:fldCharType="separate"/>
      </w:r>
      <w:r>
        <w:rPr>
          <w:i/>
          <w:color w:val="000000"/>
        </w:rPr>
        <w:t>Nature Reviews. Genetics</w:t>
      </w:r>
      <w:r>
        <w:rPr>
          <w:i/>
          <w:color w:val="000000"/>
        </w:rPr>
        <w:fldChar w:fldCharType="end"/>
      </w:r>
      <w:r>
        <w:fldChar w:fldCharType="begin"/>
      </w:r>
      <w:r>
        <w:instrText>HYPERLINK "http://paperpile.com/b/UqA1L6/4UBY" \h</w:instrText>
      </w:r>
      <w:r>
        <w:fldChar w:fldCharType="separate"/>
      </w:r>
      <w:r>
        <w:rPr>
          <w:color w:val="000000"/>
        </w:rPr>
        <w:t xml:space="preserve">, </w:t>
      </w:r>
      <w:r>
        <w:rPr>
          <w:color w:val="000000"/>
        </w:rPr>
        <w:fldChar w:fldCharType="end"/>
      </w:r>
      <w:r>
        <w:fldChar w:fldCharType="begin"/>
      </w:r>
      <w:r>
        <w:instrText>HYPERLINK "http://paperpile.com/b/UqA1L6/4UBY" \h</w:instrText>
      </w:r>
      <w:r>
        <w:fldChar w:fldCharType="separate"/>
      </w:r>
      <w:r>
        <w:rPr>
          <w:i/>
          <w:color w:val="000000"/>
        </w:rPr>
        <w:t>13</w:t>
      </w:r>
      <w:r>
        <w:rPr>
          <w:i/>
          <w:color w:val="000000"/>
        </w:rPr>
        <w:fldChar w:fldCharType="end"/>
      </w:r>
      <w:r>
        <w:fldChar w:fldCharType="begin"/>
      </w:r>
      <w:r>
        <w:instrText>HYPERLINK "http://paperpile.com/b/UqA1L6/4UBY" \h</w:instrText>
      </w:r>
      <w:r>
        <w:fldChar w:fldCharType="separate"/>
      </w:r>
      <w:r>
        <w:rPr>
          <w:color w:val="000000"/>
        </w:rPr>
        <w:t>(2), 123–134.</w:t>
      </w:r>
      <w:r>
        <w:rPr>
          <w:color w:val="000000"/>
        </w:rPr>
        <w:fldChar w:fldCharType="end"/>
      </w:r>
    </w:p>
    <w:p w14:paraId="41BAA6F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"http://paperpile.com/b/UqA1L6/GCwg" \h</w:instrText>
      </w:r>
      <w:r>
        <w:fldChar w:fldCharType="separate"/>
      </w:r>
      <w:r>
        <w:rPr>
          <w:color w:val="000000"/>
        </w:rPr>
        <w:t xml:space="preserve">Cotton, A. J., </w:t>
      </w:r>
      <w:proofErr w:type="spellStart"/>
      <w:r>
        <w:rPr>
          <w:color w:val="000000"/>
        </w:rPr>
        <w:t>Földvári</w:t>
      </w:r>
      <w:proofErr w:type="spellEnd"/>
      <w:r>
        <w:rPr>
          <w:color w:val="000000"/>
        </w:rPr>
        <w:t xml:space="preserve">, M., Cotton, S., &amp; Pomiankowski, A. (2014). Male </w:t>
      </w:r>
      <w:proofErr w:type="spellStart"/>
      <w:r>
        <w:rPr>
          <w:color w:val="000000"/>
        </w:rPr>
        <w:t>eyespan</w:t>
      </w:r>
      <w:proofErr w:type="spellEnd"/>
      <w:r>
        <w:rPr>
          <w:color w:val="000000"/>
        </w:rPr>
        <w:t xml:space="preserve"> size is associated with meiotic drive in wild stalk-eyed flies (Teleopsis dalmanni). </w:t>
      </w:r>
      <w:r>
        <w:rPr>
          <w:color w:val="000000"/>
        </w:rPr>
        <w:fldChar w:fldCharType="end"/>
      </w:r>
      <w:r>
        <w:fldChar w:fldCharType="begin"/>
      </w:r>
      <w:r>
        <w:instrText>HYPERLINK "http://paperpile.com/b/UqA1L6/GCwg" \h</w:instrText>
      </w:r>
      <w:r>
        <w:fldChar w:fldCharType="separate"/>
      </w:r>
      <w:r>
        <w:rPr>
          <w:i/>
          <w:color w:val="000000"/>
        </w:rPr>
        <w:t>Heredity</w:t>
      </w:r>
      <w:r>
        <w:rPr>
          <w:i/>
          <w:color w:val="000000"/>
        </w:rPr>
        <w:fldChar w:fldCharType="end"/>
      </w:r>
      <w:r>
        <w:fldChar w:fldCharType="begin"/>
      </w:r>
      <w:r>
        <w:instrText>HYPERLINK "http://paperpile.com/b/UqA1L6/GCwg" \h</w:instrText>
      </w:r>
      <w:r>
        <w:fldChar w:fldCharType="separate"/>
      </w:r>
      <w:r>
        <w:rPr>
          <w:color w:val="000000"/>
        </w:rPr>
        <w:t xml:space="preserve">, </w:t>
      </w:r>
      <w:r>
        <w:rPr>
          <w:color w:val="000000"/>
        </w:rPr>
        <w:fldChar w:fldCharType="end"/>
      </w:r>
      <w:r>
        <w:fldChar w:fldCharType="begin"/>
      </w:r>
      <w:r>
        <w:instrText>HYPERLINK "http://paperpile.com/b/UqA1L6/GCwg" \h</w:instrText>
      </w:r>
      <w:r>
        <w:fldChar w:fldCharType="separate"/>
      </w:r>
      <w:r>
        <w:rPr>
          <w:i/>
          <w:color w:val="000000"/>
        </w:rPr>
        <w:t>112</w:t>
      </w:r>
      <w:r>
        <w:rPr>
          <w:i/>
          <w:color w:val="000000"/>
        </w:rPr>
        <w:fldChar w:fldCharType="end"/>
      </w:r>
      <w:r>
        <w:fldChar w:fldCharType="begin"/>
      </w:r>
      <w:r>
        <w:instrText>HYPERLINK "http://paperpile.com/b/UqA1L6/GCwg" \h</w:instrText>
      </w:r>
      <w:r>
        <w:fldChar w:fldCharType="separate"/>
      </w:r>
      <w:r>
        <w:rPr>
          <w:color w:val="000000"/>
        </w:rPr>
        <w:t>(4), 363–369.</w:t>
      </w:r>
      <w:r>
        <w:rPr>
          <w:color w:val="000000"/>
        </w:rPr>
        <w:fldChar w:fldCharType="end"/>
      </w:r>
    </w:p>
    <w:p w14:paraId="30A511E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"http://paperpile.com/b/UqA1L6/6dhM" \h</w:instrText>
      </w:r>
      <w:r>
        <w:fldChar w:fldCharType="separate"/>
      </w:r>
      <w:proofErr w:type="spellStart"/>
      <w:r>
        <w:rPr>
          <w:color w:val="000000"/>
        </w:rPr>
        <w:t>Courret</w:t>
      </w:r>
      <w:proofErr w:type="spellEnd"/>
      <w:r>
        <w:rPr>
          <w:color w:val="000000"/>
        </w:rPr>
        <w:t xml:space="preserve">, C., Chang, C.-H., Wei, K. H.-C., </w:t>
      </w:r>
      <w:proofErr w:type="spellStart"/>
      <w:r>
        <w:rPr>
          <w:color w:val="000000"/>
        </w:rPr>
        <w:t>Montchamp</w:t>
      </w:r>
      <w:proofErr w:type="spellEnd"/>
      <w:r>
        <w:rPr>
          <w:color w:val="000000"/>
        </w:rPr>
        <w:t xml:space="preserve">-Moreau, C., &amp; </w:t>
      </w:r>
      <w:proofErr w:type="spellStart"/>
      <w:r>
        <w:rPr>
          <w:color w:val="000000"/>
        </w:rPr>
        <w:t>Larracuente</w:t>
      </w:r>
      <w:proofErr w:type="spellEnd"/>
      <w:r>
        <w:rPr>
          <w:color w:val="000000"/>
        </w:rPr>
        <w:t xml:space="preserve">, A. M. (2019). Meiotic drive mechanisms: lessons from Drosophila. </w:t>
      </w:r>
      <w:r>
        <w:rPr>
          <w:color w:val="000000"/>
        </w:rPr>
        <w:fldChar w:fldCharType="end"/>
      </w:r>
      <w:r>
        <w:fldChar w:fldCharType="begin"/>
      </w:r>
      <w:r>
        <w:instrText>HYPERLINK "http://paperpile.com/b/UqA1L6/6dhM"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"http://paperpile.com/b/UqA1L6/6dhM" \h</w:instrText>
      </w:r>
      <w:r>
        <w:fldChar w:fldCharType="separate"/>
      </w:r>
      <w:r>
        <w:rPr>
          <w:color w:val="000000"/>
        </w:rPr>
        <w:t xml:space="preserve">, </w:t>
      </w:r>
      <w:r>
        <w:rPr>
          <w:color w:val="000000"/>
        </w:rPr>
        <w:fldChar w:fldCharType="end"/>
      </w:r>
      <w:r>
        <w:fldChar w:fldCharType="begin"/>
      </w:r>
      <w:r>
        <w:instrText>HYPERLINK "http://paperpile.com/b/UqA1L6/6dhM" \h</w:instrText>
      </w:r>
      <w:r>
        <w:fldChar w:fldCharType="separate"/>
      </w:r>
      <w:r>
        <w:rPr>
          <w:i/>
          <w:color w:val="000000"/>
        </w:rPr>
        <w:t>286</w:t>
      </w:r>
      <w:r>
        <w:rPr>
          <w:i/>
          <w:color w:val="000000"/>
        </w:rPr>
        <w:fldChar w:fldCharType="end"/>
      </w:r>
      <w:r>
        <w:fldChar w:fldCharType="begin"/>
      </w:r>
      <w:r>
        <w:instrText>HYPERLINK "http://paperpile.com/b/UqA1L6/6dhM" \h</w:instrText>
      </w:r>
      <w:r>
        <w:fldChar w:fldCharType="separate"/>
      </w:r>
      <w:r>
        <w:rPr>
          <w:color w:val="000000"/>
        </w:rPr>
        <w:t>(1913), 20191430.</w:t>
      </w:r>
      <w:r>
        <w:rPr>
          <w:color w:val="000000"/>
        </w:rPr>
        <w:fldChar w:fldCharType="end"/>
      </w:r>
    </w:p>
    <w:p w14:paraId="47AC842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"http://paperpile.com/b/UqA1L6/Kxkv" \h</w:instrText>
      </w:r>
      <w:r>
        <w:fldChar w:fldCharType="separate"/>
      </w:r>
      <w:proofErr w:type="spellStart"/>
      <w:r>
        <w:rPr>
          <w:color w:val="000000"/>
        </w:rPr>
        <w:t>Courtot</w:t>
      </w:r>
      <w:proofErr w:type="spellEnd"/>
      <w:r>
        <w:rPr>
          <w:color w:val="000000"/>
        </w:rPr>
        <w:t xml:space="preserve">, C., Fankhauser, C., </w:t>
      </w:r>
      <w:proofErr w:type="spellStart"/>
      <w:r>
        <w:rPr>
          <w:color w:val="000000"/>
        </w:rPr>
        <w:t>Simanis</w:t>
      </w:r>
      <w:proofErr w:type="spellEnd"/>
      <w:r>
        <w:rPr>
          <w:color w:val="000000"/>
        </w:rPr>
        <w:t xml:space="preserve">, V., &amp; Lehner, C. F. (1992). The Drosophila cdc25 homolog twine is required for meiosis. </w:t>
      </w:r>
      <w:r>
        <w:rPr>
          <w:color w:val="000000"/>
        </w:rPr>
        <w:fldChar w:fldCharType="end"/>
      </w:r>
      <w:r>
        <w:fldChar w:fldCharType="begin"/>
      </w:r>
      <w:r>
        <w:instrText>HYPERLINK "http://paperpile.com/b/UqA1L6/Kxkv" \h</w:instrText>
      </w:r>
      <w:r>
        <w:fldChar w:fldCharType="separate"/>
      </w:r>
      <w:r>
        <w:rPr>
          <w:i/>
          <w:color w:val="000000"/>
        </w:rPr>
        <w:t xml:space="preserve">Development </w:t>
      </w:r>
      <w:r>
        <w:rPr>
          <w:i/>
          <w:color w:val="000000"/>
        </w:rPr>
        <w:fldChar w:fldCharType="end"/>
      </w:r>
      <w:r>
        <w:fldChar w:fldCharType="begin"/>
      </w:r>
      <w:r>
        <w:instrText>HYPERLINK "http://paperpile.com/b/UqA1L6/Kxkv" \h</w:instrText>
      </w:r>
      <w:r>
        <w:fldChar w:fldCharType="separate"/>
      </w:r>
      <w:r>
        <w:rPr>
          <w:color w:val="000000"/>
        </w:rPr>
        <w:t xml:space="preserve">, </w:t>
      </w:r>
      <w:r>
        <w:rPr>
          <w:color w:val="000000"/>
        </w:rPr>
        <w:fldChar w:fldCharType="end"/>
      </w:r>
      <w:r>
        <w:fldChar w:fldCharType="begin"/>
      </w:r>
      <w:r>
        <w:instrText>HYPERLINK "http://paperpile.com/b/UqA1L6/Kxkv" \h</w:instrText>
      </w:r>
      <w:r>
        <w:fldChar w:fldCharType="separate"/>
      </w:r>
      <w:r>
        <w:rPr>
          <w:i/>
          <w:color w:val="000000"/>
        </w:rPr>
        <w:t>116</w:t>
      </w:r>
      <w:r>
        <w:rPr>
          <w:i/>
          <w:color w:val="000000"/>
        </w:rPr>
        <w:fldChar w:fldCharType="end"/>
      </w:r>
      <w:r>
        <w:fldChar w:fldCharType="begin"/>
      </w:r>
      <w:r>
        <w:instrText>HYPERLINK "http://paperpile.com/b/UqA1L6/Kxkv" \h</w:instrText>
      </w:r>
      <w:r>
        <w:fldChar w:fldCharType="separate"/>
      </w:r>
      <w:r>
        <w:rPr>
          <w:color w:val="000000"/>
        </w:rPr>
        <w:t>(2), 405–416.</w:t>
      </w:r>
      <w:r>
        <w:rPr>
          <w:color w:val="000000"/>
        </w:rPr>
        <w:fldChar w:fldCharType="end"/>
      </w:r>
    </w:p>
    <w:p w14:paraId="4057106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"http://paperpile.com/b/UqA1L6/9CtX" \h</w:instrText>
      </w:r>
      <w:r>
        <w:fldChar w:fldCharType="separate"/>
      </w:r>
      <w:proofErr w:type="spellStart"/>
      <w:r>
        <w:rPr>
          <w:color w:val="000000"/>
        </w:rPr>
        <w:t>Danecek</w:t>
      </w:r>
      <w:proofErr w:type="spellEnd"/>
      <w:r>
        <w:rPr>
          <w:color w:val="000000"/>
        </w:rPr>
        <w:t xml:space="preserve">, P., Auton, A., </w:t>
      </w:r>
      <w:proofErr w:type="spellStart"/>
      <w:r>
        <w:rPr>
          <w:color w:val="000000"/>
        </w:rPr>
        <w:t>Abecasis</w:t>
      </w:r>
      <w:proofErr w:type="spellEnd"/>
      <w:r>
        <w:rPr>
          <w:color w:val="000000"/>
        </w:rPr>
        <w:t xml:space="preserve">, G., Albers, C. A., Banks, E., </w:t>
      </w:r>
      <w:proofErr w:type="spellStart"/>
      <w:r>
        <w:rPr>
          <w:color w:val="000000"/>
        </w:rPr>
        <w:t>DePristo</w:t>
      </w:r>
      <w:proofErr w:type="spellEnd"/>
      <w:r>
        <w:rPr>
          <w:color w:val="000000"/>
        </w:rPr>
        <w:t xml:space="preserve">, M. A., </w:t>
      </w:r>
      <w:proofErr w:type="spellStart"/>
      <w:r>
        <w:rPr>
          <w:color w:val="000000"/>
        </w:rPr>
        <w:t>Handsaker</w:t>
      </w:r>
      <w:proofErr w:type="spellEnd"/>
      <w:r>
        <w:rPr>
          <w:color w:val="000000"/>
        </w:rPr>
        <w:t xml:space="preserve">, R. E., </w:t>
      </w:r>
      <w:proofErr w:type="spellStart"/>
      <w:r>
        <w:rPr>
          <w:color w:val="000000"/>
        </w:rPr>
        <w:t>Lunter</w:t>
      </w:r>
      <w:proofErr w:type="spellEnd"/>
      <w:r>
        <w:rPr>
          <w:color w:val="000000"/>
        </w:rPr>
        <w:t xml:space="preserve">, G., Marth, G. T., Sherry, S. T., McVean, G., Durbin, R., &amp; 1000 Genomes Project Analysis Group. (2011). The variant call format and </w:t>
      </w:r>
      <w:proofErr w:type="spellStart"/>
      <w:r>
        <w:rPr>
          <w:color w:val="000000"/>
        </w:rPr>
        <w:t>VCFtools</w:t>
      </w:r>
      <w:proofErr w:type="spellEnd"/>
      <w:r>
        <w:rPr>
          <w:color w:val="000000"/>
        </w:rPr>
        <w:t xml:space="preserve">. </w:t>
      </w:r>
      <w:r>
        <w:rPr>
          <w:color w:val="000000"/>
        </w:rPr>
        <w:fldChar w:fldCharType="end"/>
      </w:r>
      <w:r>
        <w:fldChar w:fldCharType="begin"/>
      </w:r>
      <w:r>
        <w:instrText>HYPERLINK "http://paperpile.com/b/UqA1L6/9CtX" \h</w:instrText>
      </w:r>
      <w:r>
        <w:fldChar w:fldCharType="separate"/>
      </w:r>
      <w:r>
        <w:rPr>
          <w:i/>
          <w:color w:val="000000"/>
        </w:rPr>
        <w:t xml:space="preserve">Bioinformatics </w:t>
      </w:r>
      <w:r>
        <w:rPr>
          <w:i/>
          <w:color w:val="000000"/>
        </w:rPr>
        <w:fldChar w:fldCharType="end"/>
      </w:r>
      <w:r>
        <w:fldChar w:fldCharType="begin"/>
      </w:r>
      <w:r>
        <w:instrText>HYPERLINK "http://paperpile.com/b/UqA1L6/9CtX" \h</w:instrText>
      </w:r>
      <w:r>
        <w:fldChar w:fldCharType="separate"/>
      </w:r>
      <w:r>
        <w:rPr>
          <w:color w:val="000000"/>
        </w:rPr>
        <w:t xml:space="preserve">, </w:t>
      </w:r>
      <w:r>
        <w:rPr>
          <w:color w:val="000000"/>
        </w:rPr>
        <w:fldChar w:fldCharType="end"/>
      </w:r>
      <w:r>
        <w:fldChar w:fldCharType="begin"/>
      </w:r>
      <w:r>
        <w:instrText>HYPERLINK "http://paperpile.com/b/UqA1L6/9CtX" \h</w:instrText>
      </w:r>
      <w:r>
        <w:fldChar w:fldCharType="separate"/>
      </w:r>
      <w:r>
        <w:rPr>
          <w:i/>
          <w:color w:val="000000"/>
        </w:rPr>
        <w:t>27</w:t>
      </w:r>
      <w:r>
        <w:rPr>
          <w:i/>
          <w:color w:val="000000"/>
        </w:rPr>
        <w:fldChar w:fldCharType="end"/>
      </w:r>
      <w:r>
        <w:fldChar w:fldCharType="begin"/>
      </w:r>
      <w:r>
        <w:instrText>HYPERLINK "http://paperpile.com/b/UqA1L6/9CtX" \h</w:instrText>
      </w:r>
      <w:r>
        <w:fldChar w:fldCharType="separate"/>
      </w:r>
      <w:r>
        <w:rPr>
          <w:color w:val="000000"/>
        </w:rPr>
        <w:t>(15), 2156–2158.</w:t>
      </w:r>
      <w:r>
        <w:rPr>
          <w:color w:val="000000"/>
        </w:rPr>
        <w:fldChar w:fldCharType="end"/>
      </w:r>
    </w:p>
    <w:p w14:paraId="671D34C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"http://paperpile.com/b/UqA1L6/iKV9" \h</w:instrText>
      </w:r>
      <w:r>
        <w:fldChar w:fldCharType="separate"/>
      </w:r>
      <w:r>
        <w:rPr>
          <w:color w:val="000000"/>
        </w:rPr>
        <w:t xml:space="preserve">Danecek, P., Bonfield, J. K., Liddle, J., Marshall, J., Ohan, V., Pollard, M. O., Whitwham, A., Keane, T., McCarthy, S. A., Davies, R. M., &amp; Li, H. (2021). Twelve years of SAMtools and BCFtools. </w:t>
      </w:r>
      <w:r>
        <w:rPr>
          <w:color w:val="000000"/>
        </w:rPr>
        <w:fldChar w:fldCharType="end"/>
      </w:r>
      <w:r>
        <w:fldChar w:fldCharType="begin"/>
      </w:r>
      <w:r>
        <w:instrText>HYPERLINK "http://paperpile.com/b/UqA1L6/iKV9" \h</w:instrText>
      </w:r>
      <w:r>
        <w:fldChar w:fldCharType="separate"/>
      </w:r>
      <w:r>
        <w:rPr>
          <w:i/>
          <w:color w:val="000000"/>
        </w:rPr>
        <w:t>GigaScience</w:t>
      </w:r>
      <w:r>
        <w:rPr>
          <w:i/>
          <w:color w:val="000000"/>
        </w:rPr>
        <w:fldChar w:fldCharType="end"/>
      </w:r>
      <w:r>
        <w:fldChar w:fldCharType="begin"/>
      </w:r>
      <w:r>
        <w:instrText>HYPERLINK "http://paperpile.com/b/UqA1L6/iKV9" \h</w:instrText>
      </w:r>
      <w:r>
        <w:fldChar w:fldCharType="separate"/>
      </w:r>
      <w:r>
        <w:rPr>
          <w:color w:val="000000"/>
        </w:rPr>
        <w:t xml:space="preserve">, </w:t>
      </w:r>
      <w:r>
        <w:rPr>
          <w:color w:val="000000"/>
        </w:rPr>
        <w:fldChar w:fldCharType="end"/>
      </w:r>
      <w:r>
        <w:fldChar w:fldCharType="begin"/>
      </w:r>
      <w:r>
        <w:instrText>HYPERLINK "http://paperpile.com/b/UqA1L6/iKV9" \h</w:instrText>
      </w:r>
      <w:r>
        <w:fldChar w:fldCharType="separate"/>
      </w:r>
      <w:r>
        <w:rPr>
          <w:i/>
          <w:color w:val="000000"/>
        </w:rPr>
        <w:t>10</w:t>
      </w:r>
      <w:r>
        <w:rPr>
          <w:i/>
          <w:color w:val="000000"/>
        </w:rPr>
        <w:fldChar w:fldCharType="end"/>
      </w:r>
      <w:r>
        <w:fldChar w:fldCharType="begin"/>
      </w:r>
      <w:r>
        <w:instrText>HYPERLINK "http://paperpile.com/b/UqA1L6/iKV9" \h</w:instrText>
      </w:r>
      <w:r>
        <w:fldChar w:fldCharType="separate"/>
      </w:r>
      <w:r>
        <w:rPr>
          <w:color w:val="000000"/>
        </w:rPr>
        <w:t>(2). https://doi.org/</w:t>
      </w:r>
      <w:r>
        <w:rPr>
          <w:color w:val="000000"/>
        </w:rPr>
        <w:fldChar w:fldCharType="end"/>
      </w:r>
      <w:r>
        <w:fldChar w:fldCharType="begin"/>
      </w:r>
      <w:r>
        <w:instrText>HYPERLINK "http://dx.doi.org/10.1093/gigascience/giab008" \h</w:instrText>
      </w:r>
      <w:r>
        <w:fldChar w:fldCharType="separate"/>
      </w:r>
      <w:r>
        <w:rPr>
          <w:color w:val="000000"/>
        </w:rPr>
        <w:t>10.1093/gigascience/giab008</w:t>
      </w:r>
      <w:r>
        <w:rPr>
          <w:color w:val="000000"/>
        </w:rPr>
        <w:fldChar w:fldCharType="end"/>
      </w:r>
    </w:p>
    <w:p w14:paraId="667DBB2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"http://paperpile.com/b/UqA1L6/flyx" \h</w:instrText>
      </w:r>
      <w:r>
        <w:fldChar w:fldCharType="separate"/>
      </w:r>
      <w:r>
        <w:rPr>
          <w:color w:val="000000"/>
        </w:rPr>
        <w:t xml:space="preserve">Darolti, I., &amp; Mank, J. E. (2023). Sex-biased gene expression at single-cell resolution: cause and consequence of sexual dimorphism. </w:t>
      </w:r>
      <w:r>
        <w:rPr>
          <w:color w:val="000000"/>
        </w:rPr>
        <w:fldChar w:fldCharType="end"/>
      </w:r>
      <w:r>
        <w:fldChar w:fldCharType="begin"/>
      </w:r>
      <w:r>
        <w:instrText>HYPERLINK "http://paperpile.com/b/UqA1L6/flyx" \h</w:instrText>
      </w:r>
      <w:r>
        <w:fldChar w:fldCharType="separate"/>
      </w:r>
      <w:r>
        <w:rPr>
          <w:i/>
          <w:color w:val="000000"/>
        </w:rPr>
        <w:t>Evolution Letters</w:t>
      </w:r>
      <w:r>
        <w:rPr>
          <w:i/>
          <w:color w:val="000000"/>
        </w:rPr>
        <w:fldChar w:fldCharType="end"/>
      </w:r>
      <w:r>
        <w:fldChar w:fldCharType="begin"/>
      </w:r>
      <w:r>
        <w:instrText>HYPERLINK "http://paperpile.com/b/UqA1L6/flyx" \h</w:instrText>
      </w:r>
      <w:r>
        <w:fldChar w:fldCharType="separate"/>
      </w:r>
      <w:r>
        <w:rPr>
          <w:color w:val="000000"/>
        </w:rPr>
        <w:t xml:space="preserve">, </w:t>
      </w:r>
      <w:r>
        <w:rPr>
          <w:color w:val="000000"/>
        </w:rPr>
        <w:fldChar w:fldCharType="end"/>
      </w:r>
      <w:r>
        <w:fldChar w:fldCharType="begin"/>
      </w:r>
      <w:r>
        <w:instrText>HYPERLINK "http://paperpile.com/b/UqA1L6/flyx" \h</w:instrText>
      </w:r>
      <w:r>
        <w:fldChar w:fldCharType="separate"/>
      </w:r>
      <w:r>
        <w:rPr>
          <w:i/>
          <w:color w:val="000000"/>
        </w:rPr>
        <w:t>7</w:t>
      </w:r>
      <w:r>
        <w:rPr>
          <w:i/>
          <w:color w:val="000000"/>
        </w:rPr>
        <w:fldChar w:fldCharType="end"/>
      </w:r>
      <w:r>
        <w:fldChar w:fldCharType="begin"/>
      </w:r>
      <w:r>
        <w:instrText>HYPERLINK "http://paperpile.com/b/UqA1L6/flyx" \h</w:instrText>
      </w:r>
      <w:r>
        <w:fldChar w:fldCharType="separate"/>
      </w:r>
      <w:r>
        <w:rPr>
          <w:color w:val="000000"/>
        </w:rPr>
        <w:t>(3), 148–156.</w:t>
      </w:r>
      <w:r>
        <w:rPr>
          <w:color w:val="000000"/>
        </w:rPr>
        <w:fldChar w:fldCharType="end"/>
      </w:r>
    </w:p>
    <w:p w14:paraId="0082E99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"http://paperpile.com/b/UqA1L6/hNr4" \h</w:instrText>
      </w:r>
      <w:r>
        <w:fldChar w:fldCharType="separate"/>
      </w:r>
      <w:r>
        <w:rPr>
          <w:color w:val="000000"/>
        </w:rPr>
        <w:t xml:space="preserve">Djordjevic, J., Tran Van, P., Toubiana, W., Labedan, M., Dumas, Z., Aury, J.-M., Cruaud, C., Istace, B., Labadie, K., Noel, B., Parker, D. J., &amp; Schwander, T. (2024). Dynamics of X chromosome hyper-expression and inactivation in male tissues during stick insect development. In </w:t>
      </w:r>
      <w:r>
        <w:rPr>
          <w:color w:val="000000"/>
        </w:rPr>
        <w:fldChar w:fldCharType="end"/>
      </w:r>
      <w:r>
        <w:fldChar w:fldCharType="begin"/>
      </w:r>
      <w:r>
        <w:instrText>HYPERLINK "http://paperpile.com/b/UqA1L6/hNr4" \h</w:instrText>
      </w:r>
      <w:r>
        <w:fldChar w:fldCharType="separate"/>
      </w:r>
      <w:r>
        <w:rPr>
          <w:i/>
          <w:color w:val="000000"/>
        </w:rPr>
        <w:t>bioRxiv</w:t>
      </w:r>
      <w:r>
        <w:rPr>
          <w:i/>
          <w:color w:val="000000"/>
        </w:rPr>
        <w:fldChar w:fldCharType="end"/>
      </w:r>
      <w:r>
        <w:fldChar w:fldCharType="begin"/>
      </w:r>
      <w:r>
        <w:instrText>HYPERLINK "http://paperpile.com/b/UqA1L6/hNr4" \h</w:instrText>
      </w:r>
      <w:r>
        <w:fldChar w:fldCharType="separate"/>
      </w:r>
      <w:r>
        <w:rPr>
          <w:color w:val="000000"/>
        </w:rPr>
        <w:t xml:space="preserve">. </w:t>
      </w:r>
      <w:r>
        <w:rPr>
          <w:color w:val="000000"/>
        </w:rPr>
        <w:fldChar w:fldCharType="end"/>
      </w:r>
      <w:r>
        <w:fldChar w:fldCharType="begin"/>
      </w:r>
      <w:r>
        <w:instrText>HYPERLINK "https://www.biorxiv.org/content/10.1101/2024.07.01.601468v1" \h</w:instrText>
      </w:r>
      <w:r>
        <w:fldChar w:fldCharType="separate"/>
      </w:r>
      <w:r>
        <w:rPr>
          <w:color w:val="000000"/>
        </w:rPr>
        <w:t>https://www.biorxiv.org/content/10.1101/2024.07.01.601468v1</w:t>
      </w:r>
      <w:r>
        <w:rPr>
          <w:color w:val="000000"/>
        </w:rPr>
        <w:fldChar w:fldCharType="end"/>
      </w:r>
    </w:p>
    <w:p w14:paraId="3947444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"http://paperpile.com/b/UqA1L6/8MkP" \h</w:instrText>
      </w:r>
      <w:r>
        <w:fldChar w:fldCharType="separate"/>
      </w:r>
      <w:r>
        <w:rPr>
          <w:color w:val="000000"/>
        </w:rPr>
        <w:t xml:space="preserve">Djordjevic, J., Tran Van, P., Toubiana, W., Labédan, M., Dumas, Z., Aury, J.-M., Cruaud, C., Istace, B., Labadie, K., Noel, B., Parker, D. J., &amp; Schwander, T. (2024). Dynamics of X chromosome hyper-expression and inactivation in male tissues during stick insect development. In </w:t>
      </w:r>
      <w:r>
        <w:rPr>
          <w:color w:val="000000"/>
        </w:rPr>
        <w:fldChar w:fldCharType="end"/>
      </w:r>
      <w:r>
        <w:fldChar w:fldCharType="begin"/>
      </w:r>
      <w:r>
        <w:instrText>HYPERLINK "http://paperpile.com/b/UqA1L6/8MkP" \h</w:instrText>
      </w:r>
      <w:r>
        <w:fldChar w:fldCharType="separate"/>
      </w:r>
      <w:r>
        <w:rPr>
          <w:i/>
          <w:color w:val="000000"/>
        </w:rPr>
        <w:t>bioRxiv</w:t>
      </w:r>
      <w:r>
        <w:rPr>
          <w:i/>
          <w:color w:val="000000"/>
        </w:rPr>
        <w:fldChar w:fldCharType="end"/>
      </w:r>
      <w:r>
        <w:fldChar w:fldCharType="begin"/>
      </w:r>
      <w:r>
        <w:instrText>HYPERLINK "http://paperpile.com/b/UqA1L6/8MkP" \h</w:instrText>
      </w:r>
      <w:r>
        <w:fldChar w:fldCharType="separate"/>
      </w:r>
      <w:r>
        <w:rPr>
          <w:color w:val="000000"/>
        </w:rPr>
        <w:t>. https://doi.org/</w:t>
      </w:r>
      <w:r>
        <w:rPr>
          <w:color w:val="000000"/>
        </w:rPr>
        <w:fldChar w:fldCharType="end"/>
      </w:r>
      <w:r>
        <w:fldChar w:fldCharType="begin"/>
      </w:r>
      <w:r>
        <w:instrText>HYPERLINK "http://dx.doi.org/10.1101/2024.07.01.601468" \h</w:instrText>
      </w:r>
      <w:r>
        <w:fldChar w:fldCharType="separate"/>
      </w:r>
      <w:r>
        <w:rPr>
          <w:color w:val="000000"/>
        </w:rPr>
        <w:t>10.1101/2024.07.01.601468</w:t>
      </w:r>
      <w:r>
        <w:rPr>
          <w:color w:val="000000"/>
        </w:rPr>
        <w:fldChar w:fldCharType="end"/>
      </w:r>
    </w:p>
    <w:p w14:paraId="7E143C0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"http://paperpile.com/b/UqA1L6/DqNG" \h</w:instrText>
      </w:r>
      <w:r>
        <w:fldChar w:fldCharType="separate"/>
      </w:r>
      <w:r>
        <w:rPr>
          <w:color w:val="000000"/>
        </w:rPr>
        <w:t xml:space="preserve">Dyer, K. A., Charlesworth, B., &amp; </w:t>
      </w:r>
      <w:proofErr w:type="spellStart"/>
      <w:r>
        <w:rPr>
          <w:color w:val="000000"/>
        </w:rPr>
        <w:t>Jaenike</w:t>
      </w:r>
      <w:proofErr w:type="spellEnd"/>
      <w:r>
        <w:rPr>
          <w:color w:val="000000"/>
        </w:rPr>
        <w:t xml:space="preserve">, J. (2007). Chromosome-wide linkage disequilibrium </w:t>
      </w:r>
      <w:proofErr w:type="gramStart"/>
      <w:r>
        <w:rPr>
          <w:color w:val="000000"/>
        </w:rPr>
        <w:t>as a consequence of</w:t>
      </w:r>
      <w:proofErr w:type="gramEnd"/>
      <w:r>
        <w:rPr>
          <w:color w:val="000000"/>
        </w:rPr>
        <w:t xml:space="preserve"> meiotic drive. </w:t>
      </w:r>
      <w:r>
        <w:rPr>
          <w:color w:val="000000"/>
        </w:rPr>
        <w:fldChar w:fldCharType="end"/>
      </w:r>
      <w:r>
        <w:fldChar w:fldCharType="begin"/>
      </w:r>
      <w:r>
        <w:instrText>HYPERLINK "http://paperpile.com/b/UqA1L6/DqNG" \h</w:instrText>
      </w:r>
      <w:r>
        <w:fldChar w:fldCharType="separate"/>
      </w:r>
      <w:r>
        <w:rPr>
          <w:i/>
          <w:color w:val="000000"/>
        </w:rPr>
        <w:t>Proceedings of the National Academy of Sciences of the United States of America</w:t>
      </w:r>
      <w:r>
        <w:rPr>
          <w:i/>
          <w:color w:val="000000"/>
        </w:rPr>
        <w:fldChar w:fldCharType="end"/>
      </w:r>
      <w:r>
        <w:fldChar w:fldCharType="begin"/>
      </w:r>
      <w:r>
        <w:instrText>HYPERLINK "http://paperpile.com/b/UqA1L6/DqNG" \h</w:instrText>
      </w:r>
      <w:r>
        <w:fldChar w:fldCharType="separate"/>
      </w:r>
      <w:r>
        <w:rPr>
          <w:color w:val="000000"/>
        </w:rPr>
        <w:t xml:space="preserve">, </w:t>
      </w:r>
      <w:r>
        <w:rPr>
          <w:color w:val="000000"/>
        </w:rPr>
        <w:fldChar w:fldCharType="end"/>
      </w:r>
      <w:r>
        <w:fldChar w:fldCharType="begin"/>
      </w:r>
      <w:r>
        <w:instrText>HYPERLINK "http://paperpile.com/b/UqA1L6/DqNG" \h</w:instrText>
      </w:r>
      <w:r>
        <w:fldChar w:fldCharType="separate"/>
      </w:r>
      <w:r>
        <w:rPr>
          <w:i/>
          <w:color w:val="000000"/>
        </w:rPr>
        <w:t>104</w:t>
      </w:r>
      <w:r>
        <w:rPr>
          <w:i/>
          <w:color w:val="000000"/>
        </w:rPr>
        <w:fldChar w:fldCharType="end"/>
      </w:r>
      <w:r>
        <w:fldChar w:fldCharType="begin"/>
      </w:r>
      <w:r>
        <w:instrText>HYPERLINK "http://paperpile.com/b/UqA1L6/DqNG" \h</w:instrText>
      </w:r>
      <w:r>
        <w:fldChar w:fldCharType="separate"/>
      </w:r>
      <w:r>
        <w:rPr>
          <w:color w:val="000000"/>
        </w:rPr>
        <w:t>(5), 1587–1592.</w:t>
      </w:r>
      <w:r>
        <w:rPr>
          <w:color w:val="000000"/>
        </w:rPr>
        <w:fldChar w:fldCharType="end"/>
      </w:r>
    </w:p>
    <w:p w14:paraId="694EC53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"http://paperpile.com/b/UqA1L6/Sro7" \h</w:instrText>
      </w:r>
      <w:r>
        <w:fldChar w:fldCharType="separate"/>
      </w:r>
      <w:proofErr w:type="spellStart"/>
      <w:r>
        <w:rPr>
          <w:color w:val="000000"/>
        </w:rPr>
        <w:t>Eickbush</w:t>
      </w:r>
      <w:proofErr w:type="spellEnd"/>
      <w:r>
        <w:rPr>
          <w:color w:val="000000"/>
        </w:rPr>
        <w:t xml:space="preserve">, M. T., Young, J. M., &amp; Zanders, S. E. (2019). Killer meiotic drive and dynamic evolution of the wtf gene family. </w:t>
      </w:r>
      <w:r>
        <w:rPr>
          <w:color w:val="000000"/>
        </w:rPr>
        <w:fldChar w:fldCharType="end"/>
      </w:r>
      <w:r>
        <w:fldChar w:fldCharType="begin"/>
      </w:r>
      <w:r>
        <w:instrText>HYPERLINK "http://paperpile.com/b/UqA1L6/Sro7" \h</w:instrText>
      </w:r>
      <w:r>
        <w:fldChar w:fldCharType="separate"/>
      </w:r>
      <w:r>
        <w:rPr>
          <w:i/>
          <w:color w:val="000000"/>
        </w:rPr>
        <w:t>Molecular Biology and Evolution</w:t>
      </w:r>
      <w:r>
        <w:rPr>
          <w:i/>
          <w:color w:val="000000"/>
        </w:rPr>
        <w:fldChar w:fldCharType="end"/>
      </w:r>
      <w:r>
        <w:fldChar w:fldCharType="begin"/>
      </w:r>
      <w:r>
        <w:instrText>HYPERLINK "http://paperpile.com/b/UqA1L6/Sro7" \h</w:instrText>
      </w:r>
      <w:r>
        <w:fldChar w:fldCharType="separate"/>
      </w:r>
      <w:r>
        <w:rPr>
          <w:color w:val="000000"/>
        </w:rPr>
        <w:t xml:space="preserve">, </w:t>
      </w:r>
      <w:r>
        <w:rPr>
          <w:color w:val="000000"/>
        </w:rPr>
        <w:fldChar w:fldCharType="end"/>
      </w:r>
      <w:r>
        <w:fldChar w:fldCharType="begin"/>
      </w:r>
      <w:r>
        <w:instrText>HYPERLINK "http://paperpile.com/b/UqA1L6/Sro7" \h</w:instrText>
      </w:r>
      <w:r>
        <w:fldChar w:fldCharType="separate"/>
      </w:r>
      <w:r>
        <w:rPr>
          <w:i/>
          <w:color w:val="000000"/>
        </w:rPr>
        <w:t>36</w:t>
      </w:r>
      <w:r>
        <w:rPr>
          <w:i/>
          <w:color w:val="000000"/>
        </w:rPr>
        <w:fldChar w:fldCharType="end"/>
      </w:r>
      <w:r>
        <w:fldChar w:fldCharType="begin"/>
      </w:r>
      <w:r>
        <w:instrText>HYPERLINK "http://paperpile.com/b/UqA1L6/Sro7" \h</w:instrText>
      </w:r>
      <w:r>
        <w:fldChar w:fldCharType="separate"/>
      </w:r>
      <w:r>
        <w:rPr>
          <w:color w:val="000000"/>
        </w:rPr>
        <w:t>(6), 1201–1214.</w:t>
      </w:r>
      <w:r>
        <w:rPr>
          <w:color w:val="000000"/>
        </w:rPr>
        <w:fldChar w:fldCharType="end"/>
      </w:r>
    </w:p>
    <w:p w14:paraId="0DF1649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"http://paperpile.com/b/UqA1L6/kRYm" \h</w:instrText>
      </w:r>
      <w:r>
        <w:fldChar w:fldCharType="separate"/>
      </w:r>
      <w:r>
        <w:rPr>
          <w:color w:val="000000"/>
        </w:rPr>
        <w:t xml:space="preserve">Emms, D. M., &amp; Kelly, S. (2019). </w:t>
      </w:r>
      <w:proofErr w:type="spellStart"/>
      <w:r>
        <w:rPr>
          <w:color w:val="000000"/>
        </w:rPr>
        <w:t>OrthoFinder</w:t>
      </w:r>
      <w:proofErr w:type="spellEnd"/>
      <w:r>
        <w:rPr>
          <w:color w:val="000000"/>
        </w:rPr>
        <w:t xml:space="preserve">: phylogenetic </w:t>
      </w:r>
      <w:proofErr w:type="spellStart"/>
      <w:r>
        <w:rPr>
          <w:color w:val="000000"/>
        </w:rPr>
        <w:t>orthology</w:t>
      </w:r>
      <w:proofErr w:type="spellEnd"/>
      <w:r>
        <w:rPr>
          <w:color w:val="000000"/>
        </w:rPr>
        <w:t xml:space="preserve"> inference for comparative genomics. </w:t>
      </w:r>
      <w:r>
        <w:rPr>
          <w:color w:val="000000"/>
        </w:rPr>
        <w:fldChar w:fldCharType="end"/>
      </w:r>
      <w:r>
        <w:fldChar w:fldCharType="begin"/>
      </w:r>
      <w:r>
        <w:instrText>HYPERLINK "http://paperpile.com/b/UqA1L6/kRYm" \h</w:instrText>
      </w:r>
      <w:r>
        <w:fldChar w:fldCharType="separate"/>
      </w:r>
      <w:r>
        <w:rPr>
          <w:i/>
          <w:color w:val="000000"/>
        </w:rPr>
        <w:t>Genome Biology</w:t>
      </w:r>
      <w:r>
        <w:rPr>
          <w:i/>
          <w:color w:val="000000"/>
        </w:rPr>
        <w:fldChar w:fldCharType="end"/>
      </w:r>
      <w:r>
        <w:fldChar w:fldCharType="begin"/>
      </w:r>
      <w:r>
        <w:instrText>HYPERLINK "http://paperpile.com/b/UqA1L6/kRYm" \h</w:instrText>
      </w:r>
      <w:r>
        <w:fldChar w:fldCharType="separate"/>
      </w:r>
      <w:r>
        <w:rPr>
          <w:color w:val="000000"/>
        </w:rPr>
        <w:t xml:space="preserve">, </w:t>
      </w:r>
      <w:r>
        <w:rPr>
          <w:color w:val="000000"/>
        </w:rPr>
        <w:fldChar w:fldCharType="end"/>
      </w:r>
      <w:r>
        <w:fldChar w:fldCharType="begin"/>
      </w:r>
      <w:r>
        <w:instrText>HYPERLINK "http://paperpile.com/b/UqA1L6/kRYm" \h</w:instrText>
      </w:r>
      <w:r>
        <w:fldChar w:fldCharType="separate"/>
      </w:r>
      <w:r>
        <w:rPr>
          <w:i/>
          <w:color w:val="000000"/>
        </w:rPr>
        <w:t>20</w:t>
      </w:r>
      <w:r>
        <w:rPr>
          <w:i/>
          <w:color w:val="000000"/>
        </w:rPr>
        <w:fldChar w:fldCharType="end"/>
      </w:r>
      <w:r>
        <w:fldChar w:fldCharType="begin"/>
      </w:r>
      <w:r>
        <w:instrText>HYPERLINK "http://paperpile.com/b/UqA1L6/kRYm" \h</w:instrText>
      </w:r>
      <w:r>
        <w:fldChar w:fldCharType="separate"/>
      </w:r>
      <w:r>
        <w:rPr>
          <w:color w:val="000000"/>
        </w:rPr>
        <w:t>(1), 238.</w:t>
      </w:r>
      <w:r>
        <w:rPr>
          <w:color w:val="000000"/>
        </w:rPr>
        <w:fldChar w:fldCharType="end"/>
      </w:r>
    </w:p>
    <w:p w14:paraId="00ACCDE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"http://paperpile.com/b/UqA1L6/3AAG" \h</w:instrText>
      </w:r>
      <w:r>
        <w:fldChar w:fldCharType="separate"/>
      </w:r>
      <w:r>
        <w:rPr>
          <w:color w:val="000000"/>
        </w:rPr>
        <w:t xml:space="preserve">Erickson, R. P. (1990). Post-meiotic gene expression. </w:t>
      </w:r>
      <w:r>
        <w:rPr>
          <w:color w:val="000000"/>
        </w:rPr>
        <w:fldChar w:fldCharType="end"/>
      </w:r>
      <w:r>
        <w:fldChar w:fldCharType="begin"/>
      </w:r>
      <w:r>
        <w:instrText>HYPERLINK "http://paperpile.com/b/UqA1L6/3AAG" \h</w:instrText>
      </w:r>
      <w:r>
        <w:fldChar w:fldCharType="separate"/>
      </w:r>
      <w:r>
        <w:rPr>
          <w:i/>
          <w:color w:val="000000"/>
        </w:rPr>
        <w:t>Trends in Genetics: TIG</w:t>
      </w:r>
      <w:r>
        <w:rPr>
          <w:i/>
          <w:color w:val="000000"/>
        </w:rPr>
        <w:fldChar w:fldCharType="end"/>
      </w:r>
      <w:r>
        <w:fldChar w:fldCharType="begin"/>
      </w:r>
      <w:r>
        <w:instrText>HYPERLINK "http://paperpile.com/b/UqA1L6/3AAG" \h</w:instrText>
      </w:r>
      <w:r>
        <w:fldChar w:fldCharType="separate"/>
      </w:r>
      <w:r>
        <w:rPr>
          <w:color w:val="000000"/>
        </w:rPr>
        <w:t xml:space="preserve">, </w:t>
      </w:r>
      <w:r>
        <w:rPr>
          <w:color w:val="000000"/>
        </w:rPr>
        <w:fldChar w:fldCharType="end"/>
      </w:r>
      <w:r>
        <w:fldChar w:fldCharType="begin"/>
      </w:r>
      <w:r>
        <w:instrText>HYPERLINK "http://paperpile.com/b/UqA1L6/3AAG" \h</w:instrText>
      </w:r>
      <w:r>
        <w:fldChar w:fldCharType="separate"/>
      </w:r>
      <w:r>
        <w:rPr>
          <w:i/>
          <w:color w:val="000000"/>
        </w:rPr>
        <w:t>6</w:t>
      </w:r>
      <w:r>
        <w:rPr>
          <w:i/>
          <w:color w:val="000000"/>
        </w:rPr>
        <w:fldChar w:fldCharType="end"/>
      </w:r>
      <w:r>
        <w:fldChar w:fldCharType="begin"/>
      </w:r>
      <w:r>
        <w:instrText>HYPERLINK "http://paperpile.com/b/UqA1L6/3AAG" \h</w:instrText>
      </w:r>
      <w:r>
        <w:fldChar w:fldCharType="separate"/>
      </w:r>
      <w:r>
        <w:rPr>
          <w:color w:val="000000"/>
        </w:rPr>
        <w:t>, 264–268.</w:t>
      </w:r>
      <w:r>
        <w:rPr>
          <w:color w:val="000000"/>
        </w:rPr>
        <w:fldChar w:fldCharType="end"/>
      </w:r>
    </w:p>
    <w:p w14:paraId="0062B5C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"http://paperpile.com/b/UqA1L6/yVv8" \h</w:instrText>
      </w:r>
      <w:r>
        <w:fldChar w:fldCharType="separate"/>
      </w:r>
      <w:r>
        <w:rPr>
          <w:color w:val="000000"/>
        </w:rPr>
        <w:t xml:space="preserve">Finnegan, S. R., White, N. J., Koh, D., Camus, M. F., Fowler, K., &amp; Pomiankowski, A. (2019). Meiotic drive reduces egg-to-adult viability in stalk-eyed flies. </w:t>
      </w:r>
      <w:r>
        <w:rPr>
          <w:color w:val="000000"/>
        </w:rPr>
        <w:fldChar w:fldCharType="end"/>
      </w:r>
      <w:r>
        <w:fldChar w:fldCharType="begin"/>
      </w:r>
      <w:r>
        <w:instrText>HYPERLINK "http://paperpile.com/b/UqA1L6/yVv8"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"http://paperpile.com/b/UqA1L6/yVv8" \h</w:instrText>
      </w:r>
      <w:r>
        <w:fldChar w:fldCharType="separate"/>
      </w:r>
      <w:r>
        <w:rPr>
          <w:color w:val="000000"/>
        </w:rPr>
        <w:t xml:space="preserve">, </w:t>
      </w:r>
      <w:r>
        <w:rPr>
          <w:color w:val="000000"/>
        </w:rPr>
        <w:fldChar w:fldCharType="end"/>
      </w:r>
      <w:r>
        <w:fldChar w:fldCharType="begin"/>
      </w:r>
      <w:r>
        <w:instrText>HYPERLINK "http://paperpile.com/b/UqA1L6/yVv8" \h</w:instrText>
      </w:r>
      <w:r>
        <w:fldChar w:fldCharType="separate"/>
      </w:r>
      <w:r>
        <w:rPr>
          <w:i/>
          <w:color w:val="000000"/>
        </w:rPr>
        <w:t>286</w:t>
      </w:r>
      <w:r>
        <w:rPr>
          <w:i/>
          <w:color w:val="000000"/>
        </w:rPr>
        <w:fldChar w:fldCharType="end"/>
      </w:r>
      <w:r>
        <w:fldChar w:fldCharType="begin"/>
      </w:r>
      <w:r>
        <w:instrText>HYPERLINK "http://paperpile.com/b/UqA1L6/yVv8" \h</w:instrText>
      </w:r>
      <w:r>
        <w:fldChar w:fldCharType="separate"/>
      </w:r>
      <w:r>
        <w:rPr>
          <w:color w:val="000000"/>
        </w:rPr>
        <w:t>(1910), 20191414.</w:t>
      </w:r>
      <w:r>
        <w:rPr>
          <w:color w:val="000000"/>
        </w:rPr>
        <w:fldChar w:fldCharType="end"/>
      </w:r>
    </w:p>
    <w:p w14:paraId="65E3B3D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"http://paperpile.com/b/UqA1L6/2kYA" \h</w:instrText>
      </w:r>
      <w:r>
        <w:fldChar w:fldCharType="separate"/>
      </w:r>
      <w:r>
        <w:rPr>
          <w:color w:val="000000"/>
        </w:rPr>
        <w:t xml:space="preserve">Fishman, L., &amp; Willis, J. H. (2005). A novel meiotic drive locus almost completely distorts segregation in mimulus (monkeyflower) hybrids. </w:t>
      </w:r>
      <w:r>
        <w:rPr>
          <w:color w:val="000000"/>
        </w:rPr>
        <w:fldChar w:fldCharType="end"/>
      </w:r>
      <w:r>
        <w:fldChar w:fldCharType="begin"/>
      </w:r>
      <w:r>
        <w:instrText>HYPERLINK "http://paperpile.com/b/UqA1L6/2kYA" \h</w:instrText>
      </w:r>
      <w:r>
        <w:fldChar w:fldCharType="separate"/>
      </w:r>
      <w:r>
        <w:rPr>
          <w:i/>
          <w:color w:val="000000"/>
        </w:rPr>
        <w:t>Genetics</w:t>
      </w:r>
      <w:r>
        <w:rPr>
          <w:i/>
          <w:color w:val="000000"/>
        </w:rPr>
        <w:fldChar w:fldCharType="end"/>
      </w:r>
      <w:r>
        <w:fldChar w:fldCharType="begin"/>
      </w:r>
      <w:r>
        <w:instrText>HYPERLINK "http://paperpile.com/b/UqA1L6/2kYA" \h</w:instrText>
      </w:r>
      <w:r>
        <w:fldChar w:fldCharType="separate"/>
      </w:r>
      <w:r>
        <w:rPr>
          <w:color w:val="000000"/>
        </w:rPr>
        <w:t xml:space="preserve">, </w:t>
      </w:r>
      <w:r>
        <w:rPr>
          <w:color w:val="000000"/>
        </w:rPr>
        <w:fldChar w:fldCharType="end"/>
      </w:r>
      <w:r>
        <w:fldChar w:fldCharType="begin"/>
      </w:r>
      <w:r>
        <w:instrText>HYPERLINK "http://paperpile.com/b/UqA1L6/2kYA" \h</w:instrText>
      </w:r>
      <w:r>
        <w:fldChar w:fldCharType="separate"/>
      </w:r>
      <w:r>
        <w:rPr>
          <w:i/>
          <w:color w:val="000000"/>
        </w:rPr>
        <w:t>169</w:t>
      </w:r>
      <w:r>
        <w:rPr>
          <w:i/>
          <w:color w:val="000000"/>
        </w:rPr>
        <w:fldChar w:fldCharType="end"/>
      </w:r>
      <w:r>
        <w:fldChar w:fldCharType="begin"/>
      </w:r>
      <w:r>
        <w:instrText>HYPERLINK "http://paperpile.com/b/UqA1L6/2kYA" \h</w:instrText>
      </w:r>
      <w:r>
        <w:fldChar w:fldCharType="separate"/>
      </w:r>
      <w:r>
        <w:rPr>
          <w:color w:val="000000"/>
        </w:rPr>
        <w:t>(1), 347–353.</w:t>
      </w:r>
      <w:r>
        <w:rPr>
          <w:color w:val="000000"/>
        </w:rPr>
        <w:fldChar w:fldCharType="end"/>
      </w:r>
    </w:p>
    <w:p w14:paraId="6B76EE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"http://paperpile.com/b/UqA1L6/aJuY" \h</w:instrText>
      </w:r>
      <w:r>
        <w:fldChar w:fldCharType="separate"/>
      </w:r>
      <w:r>
        <w:rPr>
          <w:color w:val="000000"/>
        </w:rPr>
        <w:t xml:space="preserve">Gershenson, S. (1928). A New Sex-Ratio Abnormality in DROSOPHILA OBSCURA. </w:t>
      </w:r>
      <w:r>
        <w:rPr>
          <w:color w:val="000000"/>
        </w:rPr>
        <w:fldChar w:fldCharType="end"/>
      </w:r>
      <w:r>
        <w:fldChar w:fldCharType="begin"/>
      </w:r>
      <w:r>
        <w:instrText>HYPERLINK "http://paperpile.com/b/UqA1L6/aJuY" \h</w:instrText>
      </w:r>
      <w:r>
        <w:fldChar w:fldCharType="separate"/>
      </w:r>
      <w:r>
        <w:rPr>
          <w:i/>
          <w:color w:val="000000"/>
        </w:rPr>
        <w:t>Genetics</w:t>
      </w:r>
      <w:r>
        <w:rPr>
          <w:i/>
          <w:color w:val="000000"/>
        </w:rPr>
        <w:fldChar w:fldCharType="end"/>
      </w:r>
      <w:r>
        <w:fldChar w:fldCharType="begin"/>
      </w:r>
      <w:r>
        <w:instrText>HYPERLINK "http://paperpile.com/b/UqA1L6/aJuY" \h</w:instrText>
      </w:r>
      <w:r>
        <w:fldChar w:fldCharType="separate"/>
      </w:r>
      <w:r>
        <w:rPr>
          <w:color w:val="000000"/>
        </w:rPr>
        <w:t xml:space="preserve">, </w:t>
      </w:r>
      <w:r>
        <w:rPr>
          <w:color w:val="000000"/>
        </w:rPr>
        <w:fldChar w:fldCharType="end"/>
      </w:r>
      <w:r>
        <w:fldChar w:fldCharType="begin"/>
      </w:r>
      <w:r>
        <w:instrText>HYPERLINK "http://paperpile.com/b/UqA1L6/aJuY" \h</w:instrText>
      </w:r>
      <w:r>
        <w:fldChar w:fldCharType="separate"/>
      </w:r>
      <w:r>
        <w:rPr>
          <w:i/>
          <w:color w:val="000000"/>
        </w:rPr>
        <w:t>13</w:t>
      </w:r>
      <w:r>
        <w:rPr>
          <w:i/>
          <w:color w:val="000000"/>
        </w:rPr>
        <w:fldChar w:fldCharType="end"/>
      </w:r>
      <w:r>
        <w:fldChar w:fldCharType="begin"/>
      </w:r>
      <w:r>
        <w:instrText>HYPERLINK "http://paperpile.com/b/UqA1L6/aJuY" \h</w:instrText>
      </w:r>
      <w:r>
        <w:fldChar w:fldCharType="separate"/>
      </w:r>
      <w:r>
        <w:rPr>
          <w:color w:val="000000"/>
        </w:rPr>
        <w:t>(6), 488–507.</w:t>
      </w:r>
      <w:r>
        <w:rPr>
          <w:color w:val="000000"/>
        </w:rPr>
        <w:fldChar w:fldCharType="end"/>
      </w:r>
    </w:p>
    <w:p w14:paraId="4CA292F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"http://paperpile.com/b/UqA1L6/xvCv" \h</w:instrText>
      </w:r>
      <w:r>
        <w:fldChar w:fldCharType="separate"/>
      </w:r>
      <w:proofErr w:type="spellStart"/>
      <w:r>
        <w:rPr>
          <w:color w:val="000000"/>
        </w:rPr>
        <w:t>Gethmann</w:t>
      </w:r>
      <w:proofErr w:type="spellEnd"/>
      <w:r>
        <w:rPr>
          <w:color w:val="000000"/>
        </w:rPr>
        <w:t xml:space="preserve">, R. C. (1988). Crossing over in males of higher Diptera (Brachycera). </w:t>
      </w:r>
      <w:r>
        <w:rPr>
          <w:color w:val="000000"/>
        </w:rPr>
        <w:fldChar w:fldCharType="end"/>
      </w:r>
      <w:r>
        <w:fldChar w:fldCharType="begin"/>
      </w:r>
      <w:r>
        <w:instrText>HYPERLINK "http://paperpile.com/b/UqA1L6/xvCv" \h</w:instrText>
      </w:r>
      <w:r>
        <w:fldChar w:fldCharType="separate"/>
      </w:r>
      <w:r>
        <w:rPr>
          <w:i/>
          <w:color w:val="000000"/>
        </w:rPr>
        <w:t>The Journal of Heredity</w:t>
      </w:r>
      <w:r>
        <w:rPr>
          <w:i/>
          <w:color w:val="000000"/>
        </w:rPr>
        <w:fldChar w:fldCharType="end"/>
      </w:r>
      <w:r>
        <w:fldChar w:fldCharType="begin"/>
      </w:r>
      <w:r>
        <w:instrText>HYPERLINK "http://paperpile.com/b/UqA1L6/xvCv" \h</w:instrText>
      </w:r>
      <w:r>
        <w:fldChar w:fldCharType="separate"/>
      </w:r>
      <w:r>
        <w:rPr>
          <w:color w:val="000000"/>
        </w:rPr>
        <w:t xml:space="preserve">, </w:t>
      </w:r>
      <w:r>
        <w:rPr>
          <w:color w:val="000000"/>
        </w:rPr>
        <w:fldChar w:fldCharType="end"/>
      </w:r>
      <w:r>
        <w:fldChar w:fldCharType="begin"/>
      </w:r>
      <w:r>
        <w:instrText>HYPERLINK "http://paperpile.com/b/UqA1L6/xvCv" \h</w:instrText>
      </w:r>
      <w:r>
        <w:fldChar w:fldCharType="separate"/>
      </w:r>
      <w:r>
        <w:rPr>
          <w:i/>
          <w:color w:val="000000"/>
        </w:rPr>
        <w:t>79</w:t>
      </w:r>
      <w:r>
        <w:rPr>
          <w:i/>
          <w:color w:val="000000"/>
        </w:rPr>
        <w:fldChar w:fldCharType="end"/>
      </w:r>
      <w:r>
        <w:fldChar w:fldCharType="begin"/>
      </w:r>
      <w:r>
        <w:instrText>HYPERLINK "http://paperpile.com/b/UqA1L6/xvCv" \h</w:instrText>
      </w:r>
      <w:r>
        <w:fldChar w:fldCharType="separate"/>
      </w:r>
      <w:r>
        <w:rPr>
          <w:color w:val="000000"/>
        </w:rPr>
        <w:t>(5), 344–350.</w:t>
      </w:r>
      <w:r>
        <w:rPr>
          <w:color w:val="000000"/>
        </w:rPr>
        <w:fldChar w:fldCharType="end"/>
      </w:r>
    </w:p>
    <w:p w14:paraId="13EDD8D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"http://paperpile.com/b/UqA1L6/jJ6a" \h</w:instrText>
      </w:r>
      <w:r>
        <w:fldChar w:fldCharType="separate"/>
      </w:r>
      <w:proofErr w:type="spellStart"/>
      <w:r>
        <w:rPr>
          <w:color w:val="000000"/>
        </w:rPr>
        <w:t>Gingell</w:t>
      </w:r>
      <w:proofErr w:type="spellEnd"/>
      <w:r>
        <w:rPr>
          <w:color w:val="000000"/>
        </w:rPr>
        <w:t xml:space="preserve">, L. F., &amp; McLean, J. R. (2020). A Protamine Knockdown Mimics the Function of Sd in Drosophila melanogaster. </w:t>
      </w:r>
      <w:r>
        <w:rPr>
          <w:color w:val="000000"/>
        </w:rPr>
        <w:fldChar w:fldCharType="end"/>
      </w:r>
      <w:r>
        <w:fldChar w:fldCharType="begin"/>
      </w:r>
      <w:r>
        <w:instrText>HYPERLINK "http://paperpile.com/b/UqA1L6/jJ6a" \h</w:instrText>
      </w:r>
      <w:r>
        <w:fldChar w:fldCharType="separate"/>
      </w:r>
      <w:r>
        <w:rPr>
          <w:i/>
          <w:color w:val="000000"/>
        </w:rPr>
        <w:t xml:space="preserve">G3 </w:t>
      </w:r>
      <w:r>
        <w:rPr>
          <w:i/>
          <w:color w:val="000000"/>
        </w:rPr>
        <w:fldChar w:fldCharType="end"/>
      </w:r>
      <w:r>
        <w:fldChar w:fldCharType="begin"/>
      </w:r>
      <w:r>
        <w:instrText>HYPERLINK "http://paperpile.com/b/UqA1L6/jJ6a" \h</w:instrText>
      </w:r>
      <w:r>
        <w:fldChar w:fldCharType="separate"/>
      </w:r>
      <w:r>
        <w:rPr>
          <w:color w:val="000000"/>
        </w:rPr>
        <w:t xml:space="preserve">, </w:t>
      </w:r>
      <w:r>
        <w:rPr>
          <w:color w:val="000000"/>
        </w:rPr>
        <w:fldChar w:fldCharType="end"/>
      </w:r>
      <w:r>
        <w:fldChar w:fldCharType="begin"/>
      </w:r>
      <w:r>
        <w:instrText>HYPERLINK "http://paperpile.com/b/UqA1L6/jJ6a" \h</w:instrText>
      </w:r>
      <w:r>
        <w:fldChar w:fldCharType="separate"/>
      </w:r>
      <w:r>
        <w:rPr>
          <w:i/>
          <w:color w:val="000000"/>
        </w:rPr>
        <w:t>10</w:t>
      </w:r>
      <w:r>
        <w:rPr>
          <w:i/>
          <w:color w:val="000000"/>
        </w:rPr>
        <w:fldChar w:fldCharType="end"/>
      </w:r>
      <w:r>
        <w:fldChar w:fldCharType="begin"/>
      </w:r>
      <w:r>
        <w:instrText>HYPERLINK "http://paperpile.com/b/UqA1L6/jJ6a" \h</w:instrText>
      </w:r>
      <w:r>
        <w:fldChar w:fldCharType="separate"/>
      </w:r>
      <w:r>
        <w:rPr>
          <w:color w:val="000000"/>
        </w:rPr>
        <w:t>(6), 2111–2115.</w:t>
      </w:r>
      <w:r>
        <w:rPr>
          <w:color w:val="000000"/>
        </w:rPr>
        <w:fldChar w:fldCharType="end"/>
      </w:r>
    </w:p>
    <w:p w14:paraId="26A47D4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"http://paperpile.com/b/UqA1L6/1sWr" \h</w:instrText>
      </w:r>
      <w:r>
        <w:fldChar w:fldCharType="separate"/>
      </w:r>
      <w:r>
        <w:rPr>
          <w:color w:val="000000"/>
        </w:rPr>
        <w:t xml:space="preserve">Greenbaum, M. P., Iwamori, T., Buchold, G. M., &amp; Matzuk, M. M. (2011). Germ Cell Intercellular Bridges. </w:t>
      </w:r>
      <w:r>
        <w:rPr>
          <w:color w:val="000000"/>
        </w:rPr>
        <w:fldChar w:fldCharType="end"/>
      </w:r>
      <w:r>
        <w:fldChar w:fldCharType="begin"/>
      </w:r>
      <w:r>
        <w:instrText>HYPERLINK "http://paperpile.com/b/UqA1L6/1sWr" \h</w:instrText>
      </w:r>
      <w:r>
        <w:fldChar w:fldCharType="separate"/>
      </w:r>
      <w:r>
        <w:rPr>
          <w:i/>
          <w:color w:val="000000"/>
        </w:rPr>
        <w:t>Cold Spring Harbor Perspectives in Biology</w:t>
      </w:r>
      <w:r>
        <w:rPr>
          <w:i/>
          <w:color w:val="000000"/>
        </w:rPr>
        <w:fldChar w:fldCharType="end"/>
      </w:r>
      <w:r>
        <w:fldChar w:fldCharType="begin"/>
      </w:r>
      <w:r>
        <w:instrText>HYPERLINK "http://paperpile.com/b/UqA1L6/1sWr" \h</w:instrText>
      </w:r>
      <w:r>
        <w:fldChar w:fldCharType="separate"/>
      </w:r>
      <w:r>
        <w:rPr>
          <w:color w:val="000000"/>
        </w:rPr>
        <w:t xml:space="preserve">, </w:t>
      </w:r>
      <w:r>
        <w:rPr>
          <w:color w:val="000000"/>
        </w:rPr>
        <w:fldChar w:fldCharType="end"/>
      </w:r>
      <w:r>
        <w:fldChar w:fldCharType="begin"/>
      </w:r>
      <w:r>
        <w:instrText>HYPERLINK "http://paperpile.com/b/UqA1L6/1sWr" \h</w:instrText>
      </w:r>
      <w:r>
        <w:fldChar w:fldCharType="separate"/>
      </w:r>
      <w:r>
        <w:rPr>
          <w:i/>
          <w:color w:val="000000"/>
        </w:rPr>
        <w:t>3</w:t>
      </w:r>
      <w:r>
        <w:rPr>
          <w:i/>
          <w:color w:val="000000"/>
        </w:rPr>
        <w:fldChar w:fldCharType="end"/>
      </w:r>
      <w:r>
        <w:fldChar w:fldCharType="begin"/>
      </w:r>
      <w:r>
        <w:instrText>HYPERLINK "http://paperpile.com/b/UqA1L6/1sWr" \h</w:instrText>
      </w:r>
      <w:r>
        <w:fldChar w:fldCharType="separate"/>
      </w:r>
      <w:r>
        <w:rPr>
          <w:color w:val="000000"/>
        </w:rPr>
        <w:t>(8). https://doi.org/</w:t>
      </w:r>
      <w:r>
        <w:rPr>
          <w:color w:val="000000"/>
        </w:rPr>
        <w:fldChar w:fldCharType="end"/>
      </w:r>
      <w:r>
        <w:fldChar w:fldCharType="begin"/>
      </w:r>
      <w:r>
        <w:instrText>HYPERLINK "http://dx.doi.org/10.1101/cshperspect.a005850" \h</w:instrText>
      </w:r>
      <w:r>
        <w:fldChar w:fldCharType="separate"/>
      </w:r>
      <w:r>
        <w:rPr>
          <w:color w:val="000000"/>
        </w:rPr>
        <w:t>10.1101/cshperspect.a005850</w:t>
      </w:r>
      <w:r>
        <w:rPr>
          <w:color w:val="000000"/>
        </w:rPr>
        <w:fldChar w:fldCharType="end"/>
      </w:r>
    </w:p>
    <w:p w14:paraId="0F67107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"http://paperpile.com/b/UqA1L6/VF9X" \h</w:instrText>
      </w:r>
      <w:r>
        <w:fldChar w:fldCharType="separate"/>
      </w:r>
      <w:r>
        <w:rPr>
          <w:color w:val="000000"/>
        </w:rPr>
        <w:t xml:space="preserve">Gu, L., &amp; Walters, J. R. (2017). Evolution of Sex Chromosome Dosage Compensation in Animals: A Beautiful Theory, Undermined by Facts and </w:t>
      </w:r>
      <w:proofErr w:type="spellStart"/>
      <w:r>
        <w:rPr>
          <w:color w:val="000000"/>
        </w:rPr>
        <w:t>Bedeviled</w:t>
      </w:r>
      <w:proofErr w:type="spellEnd"/>
      <w:r>
        <w:rPr>
          <w:color w:val="000000"/>
        </w:rPr>
        <w:t xml:space="preserve"> by Details. </w:t>
      </w:r>
      <w:r>
        <w:rPr>
          <w:color w:val="000000"/>
        </w:rPr>
        <w:fldChar w:fldCharType="end"/>
      </w:r>
      <w:r>
        <w:fldChar w:fldCharType="begin"/>
      </w:r>
      <w:r>
        <w:instrText>HYPERLINK "http://paperpile.com/b/UqA1L6/VF9X" \h</w:instrText>
      </w:r>
      <w:r>
        <w:fldChar w:fldCharType="separate"/>
      </w:r>
      <w:r>
        <w:rPr>
          <w:i/>
          <w:color w:val="000000"/>
        </w:rPr>
        <w:t>Genome Biology and Evolution</w:t>
      </w:r>
      <w:r>
        <w:rPr>
          <w:i/>
          <w:color w:val="000000"/>
        </w:rPr>
        <w:fldChar w:fldCharType="end"/>
      </w:r>
      <w:r>
        <w:fldChar w:fldCharType="begin"/>
      </w:r>
      <w:r>
        <w:instrText>HYPERLINK "http://paperpile.com/b/UqA1L6/VF9X" \h</w:instrText>
      </w:r>
      <w:r>
        <w:fldChar w:fldCharType="separate"/>
      </w:r>
      <w:r>
        <w:rPr>
          <w:color w:val="000000"/>
        </w:rPr>
        <w:t xml:space="preserve">, </w:t>
      </w:r>
      <w:r>
        <w:rPr>
          <w:color w:val="000000"/>
        </w:rPr>
        <w:fldChar w:fldCharType="end"/>
      </w:r>
      <w:r>
        <w:fldChar w:fldCharType="begin"/>
      </w:r>
      <w:r>
        <w:instrText>HYPERLINK "http://paperpile.com/b/UqA1L6/VF9X" \h</w:instrText>
      </w:r>
      <w:r>
        <w:fldChar w:fldCharType="separate"/>
      </w:r>
      <w:r>
        <w:rPr>
          <w:i/>
          <w:color w:val="000000"/>
        </w:rPr>
        <w:t>9</w:t>
      </w:r>
      <w:r>
        <w:rPr>
          <w:i/>
          <w:color w:val="000000"/>
        </w:rPr>
        <w:fldChar w:fldCharType="end"/>
      </w:r>
      <w:r>
        <w:fldChar w:fldCharType="begin"/>
      </w:r>
      <w:r>
        <w:instrText>HYPERLINK "http://paperpile.com/b/UqA1L6/VF9X" \h</w:instrText>
      </w:r>
      <w:r>
        <w:fldChar w:fldCharType="separate"/>
      </w:r>
      <w:r>
        <w:rPr>
          <w:color w:val="000000"/>
        </w:rPr>
        <w:t>(9), 2461–2476.</w:t>
      </w:r>
      <w:r>
        <w:rPr>
          <w:color w:val="000000"/>
        </w:rPr>
        <w:fldChar w:fldCharType="end"/>
      </w:r>
    </w:p>
    <w:p w14:paraId="7FEE9E5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"http://paperpile.com/b/UqA1L6/eU7K" \h</w:instrText>
      </w:r>
      <w:r>
        <w:fldChar w:fldCharType="separate"/>
      </w:r>
      <w:proofErr w:type="spellStart"/>
      <w:r>
        <w:rPr>
          <w:color w:val="000000"/>
        </w:rPr>
        <w:t>Gunsalus</w:t>
      </w:r>
      <w:proofErr w:type="spellEnd"/>
      <w:r>
        <w:rPr>
          <w:color w:val="000000"/>
        </w:rPr>
        <w:t xml:space="preserve">, K. C., </w:t>
      </w:r>
      <w:proofErr w:type="spellStart"/>
      <w:r>
        <w:rPr>
          <w:color w:val="000000"/>
        </w:rPr>
        <w:t>Bonaccorsi</w:t>
      </w:r>
      <w:proofErr w:type="spellEnd"/>
      <w:r>
        <w:rPr>
          <w:color w:val="000000"/>
        </w:rPr>
        <w:t xml:space="preserve">, S., Williams, E., Verni, F., Gatti, M., &amp; Goldberg, M. L. (1995). Mutations in </w:t>
      </w:r>
      <w:proofErr w:type="spellStart"/>
      <w:r>
        <w:rPr>
          <w:color w:val="000000"/>
        </w:rPr>
        <w:t>twinstar</w:t>
      </w:r>
      <w:proofErr w:type="spellEnd"/>
      <w:r>
        <w:rPr>
          <w:color w:val="000000"/>
        </w:rPr>
        <w:t xml:space="preserve">, a Drosophila gene encoding a cofilin/ADF homologue, result in defects in centrosome migration and cytokinesis. </w:t>
      </w:r>
      <w:r>
        <w:rPr>
          <w:color w:val="000000"/>
        </w:rPr>
        <w:fldChar w:fldCharType="end"/>
      </w:r>
      <w:r>
        <w:fldChar w:fldCharType="begin"/>
      </w:r>
      <w:r>
        <w:instrText>HYPERLINK "http://paperpile.com/b/UqA1L6/eU7K" \h</w:instrText>
      </w:r>
      <w:r>
        <w:fldChar w:fldCharType="separate"/>
      </w:r>
      <w:r>
        <w:rPr>
          <w:i/>
          <w:color w:val="000000"/>
        </w:rPr>
        <w:t>The Journal of Cell Biology</w:t>
      </w:r>
      <w:r>
        <w:rPr>
          <w:i/>
          <w:color w:val="000000"/>
        </w:rPr>
        <w:fldChar w:fldCharType="end"/>
      </w:r>
      <w:r>
        <w:fldChar w:fldCharType="begin"/>
      </w:r>
      <w:r>
        <w:instrText>HYPERLINK "http://paperpile.com/b/UqA1L6/eU7K" \h</w:instrText>
      </w:r>
      <w:r>
        <w:fldChar w:fldCharType="separate"/>
      </w:r>
      <w:r>
        <w:rPr>
          <w:color w:val="000000"/>
        </w:rPr>
        <w:t xml:space="preserve">, </w:t>
      </w:r>
      <w:r>
        <w:rPr>
          <w:color w:val="000000"/>
        </w:rPr>
        <w:fldChar w:fldCharType="end"/>
      </w:r>
      <w:r>
        <w:fldChar w:fldCharType="begin"/>
      </w:r>
      <w:r>
        <w:instrText>HYPERLINK "http://paperpile.com/b/UqA1L6/eU7K" \h</w:instrText>
      </w:r>
      <w:r>
        <w:fldChar w:fldCharType="separate"/>
      </w:r>
      <w:r>
        <w:rPr>
          <w:i/>
          <w:color w:val="000000"/>
        </w:rPr>
        <w:t>131</w:t>
      </w:r>
      <w:r>
        <w:rPr>
          <w:i/>
          <w:color w:val="000000"/>
        </w:rPr>
        <w:fldChar w:fldCharType="end"/>
      </w:r>
      <w:r>
        <w:fldChar w:fldCharType="begin"/>
      </w:r>
      <w:r>
        <w:instrText>HYPERLINK "http://paperpile.com/b/UqA1L6/eU7K" \h</w:instrText>
      </w:r>
      <w:r>
        <w:fldChar w:fldCharType="separate"/>
      </w:r>
      <w:r>
        <w:rPr>
          <w:color w:val="000000"/>
        </w:rPr>
        <w:t>(5), 1243–1259.</w:t>
      </w:r>
      <w:r>
        <w:rPr>
          <w:color w:val="000000"/>
        </w:rPr>
        <w:fldChar w:fldCharType="end"/>
      </w:r>
    </w:p>
    <w:p w14:paraId="003E0B1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"http://paperpile.com/b/UqA1L6/9MmH" \h</w:instrText>
      </w:r>
      <w:r>
        <w:fldChar w:fldCharType="separate"/>
      </w:r>
      <w:proofErr w:type="spellStart"/>
      <w:r>
        <w:rPr>
          <w:color w:val="000000"/>
        </w:rPr>
        <w:t>Hafemeister</w:t>
      </w:r>
      <w:proofErr w:type="spellEnd"/>
      <w:r>
        <w:rPr>
          <w:color w:val="000000"/>
        </w:rPr>
        <w:t xml:space="preserve">, C., &amp; </w:t>
      </w:r>
      <w:proofErr w:type="spellStart"/>
      <w:r>
        <w:rPr>
          <w:color w:val="000000"/>
        </w:rPr>
        <w:t>Satija</w:t>
      </w:r>
      <w:proofErr w:type="spellEnd"/>
      <w:r>
        <w:rPr>
          <w:color w:val="000000"/>
        </w:rPr>
        <w:t>, R. (2019). Normalization and variance stabilization of single-cell RNA-</w:t>
      </w:r>
      <w:proofErr w:type="spellStart"/>
      <w:r>
        <w:rPr>
          <w:color w:val="000000"/>
        </w:rPr>
        <w:t>seq</w:t>
      </w:r>
      <w:proofErr w:type="spellEnd"/>
      <w:r>
        <w:rPr>
          <w:color w:val="000000"/>
        </w:rPr>
        <w:t xml:space="preserve"> data using regularized negative binomial regression. </w:t>
      </w:r>
      <w:r>
        <w:rPr>
          <w:color w:val="000000"/>
        </w:rPr>
        <w:fldChar w:fldCharType="end"/>
      </w:r>
      <w:r>
        <w:fldChar w:fldCharType="begin"/>
      </w:r>
      <w:r>
        <w:instrText>HYPERLINK "http://paperpile.com/b/UqA1L6/9MmH" \h</w:instrText>
      </w:r>
      <w:r>
        <w:fldChar w:fldCharType="separate"/>
      </w:r>
      <w:r>
        <w:rPr>
          <w:i/>
          <w:color w:val="000000"/>
        </w:rPr>
        <w:t>Genome Biology</w:t>
      </w:r>
      <w:r>
        <w:rPr>
          <w:i/>
          <w:color w:val="000000"/>
        </w:rPr>
        <w:fldChar w:fldCharType="end"/>
      </w:r>
      <w:r>
        <w:fldChar w:fldCharType="begin"/>
      </w:r>
      <w:r>
        <w:instrText>HYPERLINK "http://paperpile.com/b/UqA1L6/9MmH" \h</w:instrText>
      </w:r>
      <w:r>
        <w:fldChar w:fldCharType="separate"/>
      </w:r>
      <w:r>
        <w:rPr>
          <w:color w:val="000000"/>
        </w:rPr>
        <w:t xml:space="preserve">, </w:t>
      </w:r>
      <w:r>
        <w:rPr>
          <w:color w:val="000000"/>
        </w:rPr>
        <w:fldChar w:fldCharType="end"/>
      </w:r>
      <w:r>
        <w:fldChar w:fldCharType="begin"/>
      </w:r>
      <w:r>
        <w:instrText>HYPERLINK "http://paperpile.com/b/UqA1L6/9MmH" \h</w:instrText>
      </w:r>
      <w:r>
        <w:fldChar w:fldCharType="separate"/>
      </w:r>
      <w:r>
        <w:rPr>
          <w:i/>
          <w:color w:val="000000"/>
        </w:rPr>
        <w:t>20</w:t>
      </w:r>
      <w:r>
        <w:rPr>
          <w:i/>
          <w:color w:val="000000"/>
        </w:rPr>
        <w:fldChar w:fldCharType="end"/>
      </w:r>
      <w:r>
        <w:fldChar w:fldCharType="begin"/>
      </w:r>
      <w:r>
        <w:instrText>HYPERLINK "http://paperpile.com/b/UqA1L6/9MmH" \h</w:instrText>
      </w:r>
      <w:r>
        <w:fldChar w:fldCharType="separate"/>
      </w:r>
      <w:r>
        <w:rPr>
          <w:color w:val="000000"/>
        </w:rPr>
        <w:t>(1), 296.</w:t>
      </w:r>
      <w:r>
        <w:rPr>
          <w:color w:val="000000"/>
        </w:rPr>
        <w:fldChar w:fldCharType="end"/>
      </w:r>
    </w:p>
    <w:p w14:paraId="673B1DF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"http://paperpile.com/b/UqA1L6/TjAU" \h</w:instrText>
      </w:r>
      <w:r>
        <w:fldChar w:fldCharType="separate"/>
      </w:r>
      <w:r>
        <w:rPr>
          <w:color w:val="000000"/>
        </w:rPr>
        <w:t xml:space="preserve">Hamilton, W. D. (1967). Extraordinary sex ratios. A sex-ratio theory for sex linkage and inbreeding has new implications in cytogenetics and entomology. </w:t>
      </w:r>
      <w:r>
        <w:rPr>
          <w:color w:val="000000"/>
        </w:rPr>
        <w:fldChar w:fldCharType="end"/>
      </w:r>
      <w:r>
        <w:fldChar w:fldCharType="begin"/>
      </w:r>
      <w:r>
        <w:instrText>HYPERLINK "http://paperpile.com/b/UqA1L6/TjAU" \h</w:instrText>
      </w:r>
      <w:r>
        <w:fldChar w:fldCharType="separate"/>
      </w:r>
      <w:r>
        <w:rPr>
          <w:i/>
          <w:color w:val="000000"/>
        </w:rPr>
        <w:t>Science</w:t>
      </w:r>
      <w:r>
        <w:rPr>
          <w:i/>
          <w:color w:val="000000"/>
        </w:rPr>
        <w:fldChar w:fldCharType="end"/>
      </w:r>
      <w:r>
        <w:fldChar w:fldCharType="begin"/>
      </w:r>
      <w:r>
        <w:instrText>HYPERLINK "http://paperpile.com/b/UqA1L6/TjAU" \h</w:instrText>
      </w:r>
      <w:r>
        <w:fldChar w:fldCharType="separate"/>
      </w:r>
      <w:r>
        <w:rPr>
          <w:color w:val="000000"/>
        </w:rPr>
        <w:t xml:space="preserve">, </w:t>
      </w:r>
      <w:r>
        <w:rPr>
          <w:color w:val="000000"/>
        </w:rPr>
        <w:fldChar w:fldCharType="end"/>
      </w:r>
      <w:r>
        <w:fldChar w:fldCharType="begin"/>
      </w:r>
      <w:r>
        <w:instrText>HYPERLINK "http://paperpile.com/b/UqA1L6/TjAU" \h</w:instrText>
      </w:r>
      <w:r>
        <w:fldChar w:fldCharType="separate"/>
      </w:r>
      <w:r>
        <w:rPr>
          <w:i/>
          <w:color w:val="000000"/>
        </w:rPr>
        <w:t>156</w:t>
      </w:r>
      <w:r>
        <w:rPr>
          <w:i/>
          <w:color w:val="000000"/>
        </w:rPr>
        <w:fldChar w:fldCharType="end"/>
      </w:r>
      <w:r>
        <w:fldChar w:fldCharType="begin"/>
      </w:r>
      <w:r>
        <w:instrText>HYPERLINK "http://paperpile.com/b/UqA1L6/TjAU" \h</w:instrText>
      </w:r>
      <w:r>
        <w:fldChar w:fldCharType="separate"/>
      </w:r>
      <w:r>
        <w:rPr>
          <w:color w:val="000000"/>
        </w:rPr>
        <w:t>(3774), 477–488.</w:t>
      </w:r>
      <w:r>
        <w:rPr>
          <w:color w:val="000000"/>
        </w:rPr>
        <w:fldChar w:fldCharType="end"/>
      </w:r>
    </w:p>
    <w:p w14:paraId="61FA16B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"http://paperpile.com/b/UqA1L6/Xc7Y" \h</w:instrText>
      </w:r>
      <w:r>
        <w:fldChar w:fldCharType="separate"/>
      </w:r>
      <w:r>
        <w:rPr>
          <w:color w:val="000000"/>
        </w:rPr>
        <w:t xml:space="preserve">Hao, Y., Stuart, T., Kowalski, M. H., Choudhary, S., Hoffman, P., Hartman, A., Srivastava, A., Molla, G., Madad, S., Fernandez-Granda, C., &amp; </w:t>
      </w:r>
      <w:proofErr w:type="spellStart"/>
      <w:r>
        <w:rPr>
          <w:color w:val="000000"/>
        </w:rPr>
        <w:t>Satija</w:t>
      </w:r>
      <w:proofErr w:type="spellEnd"/>
      <w:r>
        <w:rPr>
          <w:color w:val="000000"/>
        </w:rPr>
        <w:t xml:space="preserve">, R. (2024). Dictionary learning for integrative, multimodal and scalable single-cell analysis. </w:t>
      </w:r>
      <w:r>
        <w:rPr>
          <w:color w:val="000000"/>
        </w:rPr>
        <w:fldChar w:fldCharType="end"/>
      </w:r>
      <w:r>
        <w:fldChar w:fldCharType="begin"/>
      </w:r>
      <w:r>
        <w:instrText>HYPERLINK "http://paperpile.com/b/UqA1L6/Xc7Y" \h</w:instrText>
      </w:r>
      <w:r>
        <w:fldChar w:fldCharType="separate"/>
      </w:r>
      <w:r>
        <w:rPr>
          <w:i/>
          <w:color w:val="000000"/>
        </w:rPr>
        <w:t>Nature Biotechnology</w:t>
      </w:r>
      <w:r>
        <w:rPr>
          <w:i/>
          <w:color w:val="000000"/>
        </w:rPr>
        <w:fldChar w:fldCharType="end"/>
      </w:r>
      <w:r>
        <w:fldChar w:fldCharType="begin"/>
      </w:r>
      <w:r>
        <w:instrText>HYPERLINK "http://paperpile.com/b/UqA1L6/Xc7Y" \h</w:instrText>
      </w:r>
      <w:r>
        <w:fldChar w:fldCharType="separate"/>
      </w:r>
      <w:r>
        <w:rPr>
          <w:color w:val="000000"/>
        </w:rPr>
        <w:t xml:space="preserve">, </w:t>
      </w:r>
      <w:r>
        <w:rPr>
          <w:color w:val="000000"/>
        </w:rPr>
        <w:fldChar w:fldCharType="end"/>
      </w:r>
      <w:r>
        <w:fldChar w:fldCharType="begin"/>
      </w:r>
      <w:r>
        <w:instrText>HYPERLINK "http://paperpile.com/b/UqA1L6/Xc7Y" \h</w:instrText>
      </w:r>
      <w:r>
        <w:fldChar w:fldCharType="separate"/>
      </w:r>
      <w:r>
        <w:rPr>
          <w:i/>
          <w:color w:val="000000"/>
        </w:rPr>
        <w:t>42</w:t>
      </w:r>
      <w:r>
        <w:rPr>
          <w:i/>
          <w:color w:val="000000"/>
        </w:rPr>
        <w:fldChar w:fldCharType="end"/>
      </w:r>
      <w:r>
        <w:fldChar w:fldCharType="begin"/>
      </w:r>
      <w:r>
        <w:instrText>HYPERLINK "http://paperpile.com/b/UqA1L6/Xc7Y" \h</w:instrText>
      </w:r>
      <w:r>
        <w:fldChar w:fldCharType="separate"/>
      </w:r>
      <w:r>
        <w:rPr>
          <w:color w:val="000000"/>
        </w:rPr>
        <w:t>(2), 293–304.</w:t>
      </w:r>
      <w:r>
        <w:rPr>
          <w:color w:val="000000"/>
        </w:rPr>
        <w:fldChar w:fldCharType="end"/>
      </w:r>
    </w:p>
    <w:p w14:paraId="5246BF0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"http://paperpile.com/b/UqA1L6/RArV" \h</w:instrText>
      </w:r>
      <w:r>
        <w:fldChar w:fldCharType="separate"/>
      </w:r>
      <w:proofErr w:type="spellStart"/>
      <w:r>
        <w:rPr>
          <w:color w:val="000000"/>
        </w:rPr>
        <w:t>Hauschteck-Jungen</w:t>
      </w:r>
      <w:proofErr w:type="spellEnd"/>
      <w:r>
        <w:rPr>
          <w:color w:val="000000"/>
        </w:rPr>
        <w:t xml:space="preserve">, E., &amp; Hartl, D. L. (1982). Defective histone transition during spermiogenesis in heterozygous SEGREGATION DISTORTER males of DROSOPHILA MELANOGASTER. </w:t>
      </w:r>
      <w:r>
        <w:rPr>
          <w:color w:val="000000"/>
        </w:rPr>
        <w:fldChar w:fldCharType="end"/>
      </w:r>
      <w:r>
        <w:fldChar w:fldCharType="begin"/>
      </w:r>
      <w:r>
        <w:instrText>HYPERLINK "http://paperpile.com/b/UqA1L6/RArV" \h</w:instrText>
      </w:r>
      <w:r>
        <w:fldChar w:fldCharType="separate"/>
      </w:r>
      <w:r>
        <w:rPr>
          <w:i/>
          <w:color w:val="000000"/>
        </w:rPr>
        <w:t>Genetics</w:t>
      </w:r>
      <w:r>
        <w:rPr>
          <w:i/>
          <w:color w:val="000000"/>
        </w:rPr>
        <w:fldChar w:fldCharType="end"/>
      </w:r>
      <w:r>
        <w:fldChar w:fldCharType="begin"/>
      </w:r>
      <w:r>
        <w:instrText>HYPERLINK "http://paperpile.com/b/UqA1L6/RArV" \h</w:instrText>
      </w:r>
      <w:r>
        <w:fldChar w:fldCharType="separate"/>
      </w:r>
      <w:r>
        <w:rPr>
          <w:color w:val="000000"/>
        </w:rPr>
        <w:t xml:space="preserve">, </w:t>
      </w:r>
      <w:r>
        <w:rPr>
          <w:color w:val="000000"/>
        </w:rPr>
        <w:fldChar w:fldCharType="end"/>
      </w:r>
      <w:r>
        <w:fldChar w:fldCharType="begin"/>
      </w:r>
      <w:r>
        <w:instrText>HYPERLINK "http://paperpile.com/b/UqA1L6/RArV" \h</w:instrText>
      </w:r>
      <w:r>
        <w:fldChar w:fldCharType="separate"/>
      </w:r>
      <w:r>
        <w:rPr>
          <w:i/>
          <w:color w:val="000000"/>
        </w:rPr>
        <w:t>101</w:t>
      </w:r>
      <w:r>
        <w:rPr>
          <w:i/>
          <w:color w:val="000000"/>
        </w:rPr>
        <w:fldChar w:fldCharType="end"/>
      </w:r>
      <w:r>
        <w:fldChar w:fldCharType="begin"/>
      </w:r>
      <w:r>
        <w:instrText>HYPERLINK "http://paperpile.com/b/UqA1L6/RArV" \h</w:instrText>
      </w:r>
      <w:r>
        <w:fldChar w:fldCharType="separate"/>
      </w:r>
      <w:r>
        <w:rPr>
          <w:color w:val="000000"/>
        </w:rPr>
        <w:t>(1), 57–69.</w:t>
      </w:r>
      <w:r>
        <w:rPr>
          <w:color w:val="000000"/>
        </w:rPr>
        <w:fldChar w:fldCharType="end"/>
      </w:r>
    </w:p>
    <w:p w14:paraId="7F1C3B9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"http://paperpile.com/b/UqA1L6/JALW" \h</w:instrText>
      </w:r>
      <w:r>
        <w:fldChar w:fldCharType="separate"/>
      </w:r>
      <w:proofErr w:type="spellStart"/>
      <w:r>
        <w:rPr>
          <w:color w:val="000000"/>
        </w:rPr>
        <w:t>Hense</w:t>
      </w:r>
      <w:proofErr w:type="spellEnd"/>
      <w:r>
        <w:rPr>
          <w:color w:val="000000"/>
        </w:rPr>
        <w:t xml:space="preserve">, W., Baines, J. F., &amp; </w:t>
      </w:r>
      <w:proofErr w:type="spellStart"/>
      <w:r>
        <w:rPr>
          <w:color w:val="000000"/>
        </w:rPr>
        <w:t>Parsch</w:t>
      </w:r>
      <w:proofErr w:type="spellEnd"/>
      <w:r>
        <w:rPr>
          <w:color w:val="000000"/>
        </w:rPr>
        <w:t xml:space="preserve">, J. (2007). X chromosome inactivation during Drosophila spermatogenesis. </w:t>
      </w:r>
      <w:r>
        <w:rPr>
          <w:color w:val="000000"/>
        </w:rPr>
        <w:fldChar w:fldCharType="end"/>
      </w:r>
      <w:r>
        <w:fldChar w:fldCharType="begin"/>
      </w:r>
      <w:r>
        <w:instrText>HYPERLINK "http://paperpile.com/b/UqA1L6/JALW"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"http://paperpile.com/b/UqA1L6/JALW" \h</w:instrText>
      </w:r>
      <w:r>
        <w:fldChar w:fldCharType="separate"/>
      </w:r>
      <w:r>
        <w:rPr>
          <w:color w:val="000000"/>
        </w:rPr>
        <w:t xml:space="preserve">, </w:t>
      </w:r>
      <w:r>
        <w:rPr>
          <w:color w:val="000000"/>
        </w:rPr>
        <w:fldChar w:fldCharType="end"/>
      </w:r>
      <w:r>
        <w:fldChar w:fldCharType="begin"/>
      </w:r>
      <w:r>
        <w:instrText>HYPERLINK "http://paperpile.com/b/UqA1L6/JALW" \h</w:instrText>
      </w:r>
      <w:r>
        <w:fldChar w:fldCharType="separate"/>
      </w:r>
      <w:r>
        <w:rPr>
          <w:i/>
          <w:color w:val="000000"/>
        </w:rPr>
        <w:t>5</w:t>
      </w:r>
      <w:r>
        <w:rPr>
          <w:i/>
          <w:color w:val="000000"/>
        </w:rPr>
        <w:fldChar w:fldCharType="end"/>
      </w:r>
      <w:r>
        <w:fldChar w:fldCharType="begin"/>
      </w:r>
      <w:r>
        <w:instrText>HYPERLINK "http://paperpile.com/b/UqA1L6/JALW" \h</w:instrText>
      </w:r>
      <w:r>
        <w:fldChar w:fldCharType="separate"/>
      </w:r>
      <w:r>
        <w:rPr>
          <w:color w:val="000000"/>
        </w:rPr>
        <w:t>(10), e273.</w:t>
      </w:r>
      <w:r>
        <w:rPr>
          <w:color w:val="000000"/>
        </w:rPr>
        <w:fldChar w:fldCharType="end"/>
      </w:r>
    </w:p>
    <w:p w14:paraId="7928442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"http://paperpile.com/b/UqA1L6/H3wW" \h</w:instrText>
      </w:r>
      <w:r>
        <w:fldChar w:fldCharType="separate"/>
      </w:r>
      <w:proofErr w:type="spellStart"/>
      <w:r>
        <w:rPr>
          <w:color w:val="000000"/>
        </w:rPr>
        <w:t>Herbette</w:t>
      </w:r>
      <w:proofErr w:type="spellEnd"/>
      <w:r>
        <w:rPr>
          <w:color w:val="000000"/>
        </w:rPr>
        <w:t xml:space="preserve">, M., Wei, X., Chang, C.-H., </w:t>
      </w:r>
      <w:proofErr w:type="spellStart"/>
      <w:r>
        <w:rPr>
          <w:color w:val="000000"/>
        </w:rPr>
        <w:t>Larracuente</w:t>
      </w:r>
      <w:proofErr w:type="spellEnd"/>
      <w:r>
        <w:rPr>
          <w:color w:val="000000"/>
        </w:rPr>
        <w:t xml:space="preserve">, A. M., </w:t>
      </w:r>
      <w:proofErr w:type="spellStart"/>
      <w:r>
        <w:rPr>
          <w:color w:val="000000"/>
        </w:rPr>
        <w:t>Loppin</w:t>
      </w:r>
      <w:proofErr w:type="spellEnd"/>
      <w:r>
        <w:rPr>
          <w:color w:val="000000"/>
        </w:rPr>
        <w:t xml:space="preserve">, B., &amp; </w:t>
      </w:r>
      <w:proofErr w:type="spellStart"/>
      <w:r>
        <w:rPr>
          <w:color w:val="000000"/>
        </w:rPr>
        <w:t>Dubruille</w:t>
      </w:r>
      <w:proofErr w:type="spellEnd"/>
      <w:r>
        <w:rPr>
          <w:color w:val="000000"/>
        </w:rPr>
        <w:t xml:space="preserve">, R. (2021). Distinct </w:t>
      </w:r>
      <w:proofErr w:type="spellStart"/>
      <w:r>
        <w:rPr>
          <w:color w:val="000000"/>
        </w:rPr>
        <w:t>spermiogenic</w:t>
      </w:r>
      <w:proofErr w:type="spellEnd"/>
      <w:r>
        <w:rPr>
          <w:color w:val="000000"/>
        </w:rPr>
        <w:t xml:space="preserve"> phenotypes underlie sperm elimination in the Segregation Distorter meiotic drive system. </w:t>
      </w:r>
      <w:r>
        <w:rPr>
          <w:color w:val="000000"/>
        </w:rPr>
        <w:fldChar w:fldCharType="end"/>
      </w:r>
      <w:r>
        <w:fldChar w:fldCharType="begin"/>
      </w:r>
      <w:r>
        <w:instrText>HYPERLINK "http://paperpile.com/b/UqA1L6/H3wW"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"http://paperpile.com/b/UqA1L6/H3wW" \h</w:instrText>
      </w:r>
      <w:r>
        <w:fldChar w:fldCharType="separate"/>
      </w:r>
      <w:r>
        <w:rPr>
          <w:color w:val="000000"/>
        </w:rPr>
        <w:t xml:space="preserve">, </w:t>
      </w:r>
      <w:r>
        <w:rPr>
          <w:color w:val="000000"/>
        </w:rPr>
        <w:fldChar w:fldCharType="end"/>
      </w:r>
      <w:r>
        <w:fldChar w:fldCharType="begin"/>
      </w:r>
      <w:r>
        <w:instrText>HYPERLINK "http://paperpile.com/b/UqA1L6/H3wW" \h</w:instrText>
      </w:r>
      <w:r>
        <w:fldChar w:fldCharType="separate"/>
      </w:r>
      <w:r>
        <w:rPr>
          <w:i/>
          <w:color w:val="000000"/>
        </w:rPr>
        <w:t>17</w:t>
      </w:r>
      <w:r>
        <w:rPr>
          <w:i/>
          <w:color w:val="000000"/>
        </w:rPr>
        <w:fldChar w:fldCharType="end"/>
      </w:r>
      <w:r>
        <w:fldChar w:fldCharType="begin"/>
      </w:r>
      <w:r>
        <w:instrText>HYPERLINK "http://paperpile.com/b/UqA1L6/H3wW" \h</w:instrText>
      </w:r>
      <w:r>
        <w:fldChar w:fldCharType="separate"/>
      </w:r>
      <w:r>
        <w:rPr>
          <w:color w:val="000000"/>
        </w:rPr>
        <w:t>(7), e1009662.</w:t>
      </w:r>
      <w:r>
        <w:rPr>
          <w:color w:val="000000"/>
        </w:rPr>
        <w:fldChar w:fldCharType="end"/>
      </w:r>
    </w:p>
    <w:p w14:paraId="18CBCD6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"http://paperpile.com/b/UqA1L6/Q0GM" \h</w:instrText>
      </w:r>
      <w:r>
        <w:fldChar w:fldCharType="separate"/>
      </w:r>
      <w:r>
        <w:rPr>
          <w:color w:val="000000"/>
        </w:rPr>
        <w:t xml:space="preserve">Hess, N. K., Singer, P. A., Trinh, K., </w:t>
      </w:r>
      <w:proofErr w:type="spellStart"/>
      <w:r>
        <w:rPr>
          <w:color w:val="000000"/>
        </w:rPr>
        <w:t>Nikkhoy</w:t>
      </w:r>
      <w:proofErr w:type="spellEnd"/>
      <w:r>
        <w:rPr>
          <w:color w:val="000000"/>
        </w:rPr>
        <w:t xml:space="preserve">, M., &amp; Bernstein, S. I. (2007). Transcriptional regulation of the Drosophila melanogaster muscle myosin heavy-chain gene. </w:t>
      </w:r>
      <w:r>
        <w:rPr>
          <w:color w:val="000000"/>
        </w:rPr>
        <w:fldChar w:fldCharType="end"/>
      </w:r>
      <w:r>
        <w:fldChar w:fldCharType="begin"/>
      </w:r>
      <w:r>
        <w:instrText>HYPERLINK "http://paperpile.com/b/UqA1L6/Q0GM" \h</w:instrText>
      </w:r>
      <w:r>
        <w:fldChar w:fldCharType="separate"/>
      </w:r>
      <w:r>
        <w:rPr>
          <w:i/>
          <w:color w:val="000000"/>
        </w:rPr>
        <w:t>Gene Expression Patterns: GEP</w:t>
      </w:r>
      <w:r>
        <w:rPr>
          <w:i/>
          <w:color w:val="000000"/>
        </w:rPr>
        <w:fldChar w:fldCharType="end"/>
      </w:r>
      <w:r>
        <w:fldChar w:fldCharType="begin"/>
      </w:r>
      <w:r>
        <w:instrText>HYPERLINK "http://paperpile.com/b/UqA1L6/Q0GM" \h</w:instrText>
      </w:r>
      <w:r>
        <w:fldChar w:fldCharType="separate"/>
      </w:r>
      <w:r>
        <w:rPr>
          <w:color w:val="000000"/>
        </w:rPr>
        <w:t xml:space="preserve">, </w:t>
      </w:r>
      <w:r>
        <w:rPr>
          <w:color w:val="000000"/>
        </w:rPr>
        <w:fldChar w:fldCharType="end"/>
      </w:r>
      <w:r>
        <w:fldChar w:fldCharType="begin"/>
      </w:r>
      <w:r>
        <w:instrText>HYPERLINK "http://paperpile.com/b/UqA1L6/Q0GM" \h</w:instrText>
      </w:r>
      <w:r>
        <w:fldChar w:fldCharType="separate"/>
      </w:r>
      <w:r>
        <w:rPr>
          <w:i/>
          <w:color w:val="000000"/>
        </w:rPr>
        <w:t>7</w:t>
      </w:r>
      <w:r>
        <w:rPr>
          <w:i/>
          <w:color w:val="000000"/>
        </w:rPr>
        <w:fldChar w:fldCharType="end"/>
      </w:r>
      <w:r>
        <w:fldChar w:fldCharType="begin"/>
      </w:r>
      <w:r>
        <w:instrText>HYPERLINK "http://paperpile.com/b/UqA1L6/Q0GM" \h</w:instrText>
      </w:r>
      <w:r>
        <w:fldChar w:fldCharType="separate"/>
      </w:r>
      <w:r>
        <w:rPr>
          <w:color w:val="000000"/>
        </w:rPr>
        <w:t>(4), 413–422.</w:t>
      </w:r>
      <w:r>
        <w:rPr>
          <w:color w:val="000000"/>
        </w:rPr>
        <w:fldChar w:fldCharType="end"/>
      </w:r>
    </w:p>
    <w:p w14:paraId="5D93FA0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"http://paperpile.com/b/UqA1L6/y7Eb" \h</w:instrText>
      </w:r>
      <w:r>
        <w:fldChar w:fldCharType="separate"/>
      </w:r>
      <w:r>
        <w:rPr>
          <w:color w:val="000000"/>
        </w:rPr>
        <w:t xml:space="preserve">Holman, L., Price, T. A. R., Wedell, N., &amp; </w:t>
      </w:r>
      <w:proofErr w:type="spellStart"/>
      <w:r>
        <w:rPr>
          <w:color w:val="000000"/>
        </w:rPr>
        <w:t>Kokko</w:t>
      </w:r>
      <w:proofErr w:type="spellEnd"/>
      <w:r>
        <w:rPr>
          <w:color w:val="000000"/>
        </w:rPr>
        <w:t xml:space="preserve">, H. (2015). Coevolutionary dynamics of polyandry and sex-linked meiotic drive. </w:t>
      </w:r>
      <w:r>
        <w:rPr>
          <w:color w:val="000000"/>
        </w:rPr>
        <w:fldChar w:fldCharType="end"/>
      </w:r>
      <w:r>
        <w:fldChar w:fldCharType="begin"/>
      </w:r>
      <w:r>
        <w:instrText>HYPERLINK "http://paperpile.com/b/UqA1L6/y7Eb"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"http://paperpile.com/b/UqA1L6/y7Eb" \h</w:instrText>
      </w:r>
      <w:r>
        <w:fldChar w:fldCharType="separate"/>
      </w:r>
      <w:r>
        <w:rPr>
          <w:color w:val="000000"/>
        </w:rPr>
        <w:t xml:space="preserve">, </w:t>
      </w:r>
      <w:r>
        <w:rPr>
          <w:color w:val="000000"/>
        </w:rPr>
        <w:fldChar w:fldCharType="end"/>
      </w:r>
      <w:r>
        <w:fldChar w:fldCharType="begin"/>
      </w:r>
      <w:r>
        <w:instrText>HYPERLINK "http://paperpile.com/b/UqA1L6/y7Eb" \h</w:instrText>
      </w:r>
      <w:r>
        <w:fldChar w:fldCharType="separate"/>
      </w:r>
      <w:r>
        <w:rPr>
          <w:i/>
          <w:color w:val="000000"/>
        </w:rPr>
        <w:t>69</w:t>
      </w:r>
      <w:r>
        <w:rPr>
          <w:i/>
          <w:color w:val="000000"/>
        </w:rPr>
        <w:fldChar w:fldCharType="end"/>
      </w:r>
      <w:r>
        <w:fldChar w:fldCharType="begin"/>
      </w:r>
      <w:r>
        <w:instrText>HYPERLINK "http://paperpile.com/b/UqA1L6/y7Eb" \h</w:instrText>
      </w:r>
      <w:r>
        <w:fldChar w:fldCharType="separate"/>
      </w:r>
      <w:r>
        <w:rPr>
          <w:color w:val="000000"/>
        </w:rPr>
        <w:t>(3), 709–720.</w:t>
      </w:r>
      <w:r>
        <w:rPr>
          <w:color w:val="000000"/>
        </w:rPr>
        <w:fldChar w:fldCharType="end"/>
      </w:r>
    </w:p>
    <w:p w14:paraId="10EACF6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"http://paperpile.com/b/UqA1L6/4WFo" \h</w:instrText>
      </w:r>
      <w:r>
        <w:fldChar w:fldCharType="separate"/>
      </w:r>
      <w:r>
        <w:rPr>
          <w:color w:val="000000"/>
        </w:rPr>
        <w:t xml:space="preserve">Hurst, L. D., &amp; Pomiankowski, A. (1991). Causes of sex ratio bias may account for unisexual sterility in hybrids: a new explanation of Haldane’s rule and related phenomena. </w:t>
      </w:r>
      <w:r>
        <w:rPr>
          <w:color w:val="000000"/>
        </w:rPr>
        <w:fldChar w:fldCharType="end"/>
      </w:r>
      <w:r>
        <w:fldChar w:fldCharType="begin"/>
      </w:r>
      <w:r>
        <w:instrText>HYPERLINK "http://paperpile.com/b/UqA1L6/4WFo" \h</w:instrText>
      </w:r>
      <w:r>
        <w:fldChar w:fldCharType="separate"/>
      </w:r>
      <w:r>
        <w:rPr>
          <w:i/>
          <w:color w:val="000000"/>
        </w:rPr>
        <w:t>Genetics</w:t>
      </w:r>
      <w:r>
        <w:rPr>
          <w:i/>
          <w:color w:val="000000"/>
        </w:rPr>
        <w:fldChar w:fldCharType="end"/>
      </w:r>
      <w:r>
        <w:fldChar w:fldCharType="begin"/>
      </w:r>
      <w:r>
        <w:instrText>HYPERLINK "http://paperpile.com/b/UqA1L6/4WFo" \h</w:instrText>
      </w:r>
      <w:r>
        <w:fldChar w:fldCharType="separate"/>
      </w:r>
      <w:r>
        <w:rPr>
          <w:color w:val="000000"/>
        </w:rPr>
        <w:t xml:space="preserve">, </w:t>
      </w:r>
      <w:r>
        <w:rPr>
          <w:color w:val="000000"/>
        </w:rPr>
        <w:fldChar w:fldCharType="end"/>
      </w:r>
      <w:r>
        <w:fldChar w:fldCharType="begin"/>
      </w:r>
      <w:r>
        <w:instrText>HYPERLINK "http://paperpile.com/b/UqA1L6/4WFo" \h</w:instrText>
      </w:r>
      <w:r>
        <w:fldChar w:fldCharType="separate"/>
      </w:r>
      <w:r>
        <w:rPr>
          <w:i/>
          <w:color w:val="000000"/>
        </w:rPr>
        <w:t>128</w:t>
      </w:r>
      <w:r>
        <w:rPr>
          <w:i/>
          <w:color w:val="000000"/>
        </w:rPr>
        <w:fldChar w:fldCharType="end"/>
      </w:r>
      <w:r>
        <w:fldChar w:fldCharType="begin"/>
      </w:r>
      <w:r>
        <w:instrText>HYPERLINK "http://paperpile.com/b/UqA1L6/4WFo" \h</w:instrText>
      </w:r>
      <w:r>
        <w:fldChar w:fldCharType="separate"/>
      </w:r>
      <w:r>
        <w:rPr>
          <w:color w:val="000000"/>
        </w:rPr>
        <w:t>(4), 841–858.</w:t>
      </w:r>
      <w:r>
        <w:rPr>
          <w:color w:val="000000"/>
        </w:rPr>
        <w:fldChar w:fldCharType="end"/>
      </w:r>
    </w:p>
    <w:p w14:paraId="1B248B5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"http://paperpile.com/b/UqA1L6/THUr" \h</w:instrText>
      </w:r>
      <w:r>
        <w:fldChar w:fldCharType="separate"/>
      </w:r>
      <w:proofErr w:type="spellStart"/>
      <w:r>
        <w:rPr>
          <w:color w:val="000000"/>
        </w:rPr>
        <w:t>Jaenike</w:t>
      </w:r>
      <w:proofErr w:type="spellEnd"/>
      <w:r>
        <w:rPr>
          <w:color w:val="000000"/>
        </w:rPr>
        <w:t xml:space="preserve">, J. (2001). Sex Chromosome Meiotic Drive. </w:t>
      </w:r>
      <w:r>
        <w:rPr>
          <w:color w:val="000000"/>
        </w:rPr>
        <w:fldChar w:fldCharType="end"/>
      </w:r>
      <w:r>
        <w:fldChar w:fldCharType="begin"/>
      </w:r>
      <w:r>
        <w:instrText>HYPERLINK "http://paperpile.com/b/UqA1L6/THUr" \h</w:instrText>
      </w:r>
      <w:r>
        <w:fldChar w:fldCharType="separate"/>
      </w:r>
      <w:r>
        <w:rPr>
          <w:i/>
          <w:color w:val="000000"/>
        </w:rPr>
        <w:t>Annual Review of Ecology, Evolution, and Systematics</w:t>
      </w:r>
      <w:r>
        <w:rPr>
          <w:i/>
          <w:color w:val="000000"/>
        </w:rPr>
        <w:fldChar w:fldCharType="end"/>
      </w:r>
      <w:r>
        <w:fldChar w:fldCharType="begin"/>
      </w:r>
      <w:r>
        <w:instrText>HYPERLINK "http://paperpile.com/b/UqA1L6/THUr" \h</w:instrText>
      </w:r>
      <w:r>
        <w:fldChar w:fldCharType="separate"/>
      </w:r>
      <w:r>
        <w:rPr>
          <w:color w:val="000000"/>
        </w:rPr>
        <w:t xml:space="preserve">, </w:t>
      </w:r>
      <w:r>
        <w:rPr>
          <w:color w:val="000000"/>
        </w:rPr>
        <w:fldChar w:fldCharType="end"/>
      </w:r>
      <w:r>
        <w:fldChar w:fldCharType="begin"/>
      </w:r>
      <w:r>
        <w:instrText>HYPERLINK "http://paperpile.com/b/UqA1L6/THUr" \h</w:instrText>
      </w:r>
      <w:r>
        <w:fldChar w:fldCharType="separate"/>
      </w:r>
      <w:r>
        <w:rPr>
          <w:i/>
          <w:color w:val="000000"/>
        </w:rPr>
        <w:t>32</w:t>
      </w:r>
      <w:r>
        <w:rPr>
          <w:i/>
          <w:color w:val="000000"/>
        </w:rPr>
        <w:fldChar w:fldCharType="end"/>
      </w:r>
      <w:r>
        <w:fldChar w:fldCharType="begin"/>
      </w:r>
      <w:r>
        <w:instrText>HYPERLINK "http://paperpile.com/b/UqA1L6/THUr" \h</w:instrText>
      </w:r>
      <w:r>
        <w:fldChar w:fldCharType="separate"/>
      </w:r>
      <w:r>
        <w:rPr>
          <w:color w:val="000000"/>
        </w:rPr>
        <w:t>(Volume 32, 2001), 25–49.</w:t>
      </w:r>
      <w:r>
        <w:rPr>
          <w:color w:val="000000"/>
        </w:rPr>
        <w:fldChar w:fldCharType="end"/>
      </w:r>
    </w:p>
    <w:p w14:paraId="6402ADB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"http://paperpile.com/b/UqA1L6/f0nv" \h</w:instrText>
      </w:r>
      <w:r>
        <w:fldChar w:fldCharType="separate"/>
      </w:r>
      <w:r>
        <w:rPr>
          <w:color w:val="000000"/>
        </w:rPr>
        <w:t xml:space="preserve">Johnson, G. R. (1966). Recombination differences with reciprocal crosses in </w:t>
      </w:r>
      <w:proofErr w:type="spellStart"/>
      <w:r>
        <w:rPr>
          <w:color w:val="000000"/>
        </w:rPr>
        <w:t>Tribolium</w:t>
      </w:r>
      <w:proofErr w:type="spellEnd"/>
      <w:r>
        <w:rPr>
          <w:color w:val="000000"/>
        </w:rPr>
        <w:t xml:space="preserve"> </w:t>
      </w:r>
      <w:proofErr w:type="spellStart"/>
      <w:r>
        <w:rPr>
          <w:color w:val="000000"/>
        </w:rPr>
        <w:t>castaneum</w:t>
      </w:r>
      <w:proofErr w:type="spellEnd"/>
      <w:r>
        <w:rPr>
          <w:color w:val="000000"/>
        </w:rPr>
        <w:t xml:space="preserve">. </w:t>
      </w:r>
      <w:r>
        <w:rPr>
          <w:color w:val="000000"/>
        </w:rPr>
        <w:fldChar w:fldCharType="end"/>
      </w:r>
      <w:r>
        <w:fldChar w:fldCharType="begin"/>
      </w:r>
      <w:r>
        <w:instrText>HYPERLINK "http://paperpile.com/b/UqA1L6/f0nv" \h</w:instrText>
      </w:r>
      <w:r>
        <w:fldChar w:fldCharType="separate"/>
      </w:r>
      <w:r>
        <w:rPr>
          <w:i/>
          <w:color w:val="000000"/>
        </w:rPr>
        <w:t>Genetics</w:t>
      </w:r>
      <w:r>
        <w:rPr>
          <w:i/>
          <w:color w:val="000000"/>
        </w:rPr>
        <w:fldChar w:fldCharType="end"/>
      </w:r>
      <w:r>
        <w:fldChar w:fldCharType="begin"/>
      </w:r>
      <w:r>
        <w:instrText>HYPERLINK "http://paperpile.com/b/UqA1L6/f0nv" \h</w:instrText>
      </w:r>
      <w:r>
        <w:fldChar w:fldCharType="separate"/>
      </w:r>
      <w:r>
        <w:rPr>
          <w:color w:val="000000"/>
        </w:rPr>
        <w:t xml:space="preserve">, </w:t>
      </w:r>
      <w:r>
        <w:rPr>
          <w:color w:val="000000"/>
        </w:rPr>
        <w:fldChar w:fldCharType="end"/>
      </w:r>
      <w:r>
        <w:fldChar w:fldCharType="begin"/>
      </w:r>
      <w:r>
        <w:instrText>HYPERLINK "http://paperpile.com/b/UqA1L6/f0nv" \h</w:instrText>
      </w:r>
      <w:r>
        <w:fldChar w:fldCharType="separate"/>
      </w:r>
      <w:r>
        <w:rPr>
          <w:i/>
          <w:color w:val="000000"/>
        </w:rPr>
        <w:t>53</w:t>
      </w:r>
      <w:r>
        <w:rPr>
          <w:i/>
          <w:color w:val="000000"/>
        </w:rPr>
        <w:fldChar w:fldCharType="end"/>
      </w:r>
      <w:r>
        <w:fldChar w:fldCharType="begin"/>
      </w:r>
      <w:r>
        <w:instrText>HYPERLINK "http://paperpile.com/b/UqA1L6/f0nv" \h</w:instrText>
      </w:r>
      <w:r>
        <w:fldChar w:fldCharType="separate"/>
      </w:r>
      <w:r>
        <w:rPr>
          <w:color w:val="000000"/>
        </w:rPr>
        <w:t>(1), 111–115.</w:t>
      </w:r>
      <w:r>
        <w:rPr>
          <w:color w:val="000000"/>
        </w:rPr>
        <w:fldChar w:fldCharType="end"/>
      </w:r>
    </w:p>
    <w:p w14:paraId="55D05F1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"http://paperpile.com/b/UqA1L6/LTsu" \h</w:instrText>
      </w:r>
      <w:r>
        <w:fldChar w:fldCharType="separate"/>
      </w:r>
      <w:r>
        <w:rPr>
          <w:color w:val="000000"/>
        </w:rPr>
        <w:t xml:space="preserve">Johns, P. M., </w:t>
      </w:r>
      <w:proofErr w:type="spellStart"/>
      <w:r>
        <w:rPr>
          <w:color w:val="000000"/>
        </w:rPr>
        <w:t>Wolfenbarger</w:t>
      </w:r>
      <w:proofErr w:type="spellEnd"/>
      <w:r>
        <w:rPr>
          <w:color w:val="000000"/>
        </w:rPr>
        <w:t xml:space="preserve">, L. L., &amp; Wilkinson, G. S. (2005). Genetic linkage between a sexually selected trait and X chromosome meiotic drive. </w:t>
      </w:r>
      <w:r>
        <w:rPr>
          <w:color w:val="000000"/>
        </w:rPr>
        <w:fldChar w:fldCharType="end"/>
      </w:r>
      <w:r>
        <w:fldChar w:fldCharType="begin"/>
      </w:r>
      <w:r>
        <w:instrText>HYPERLINK "http://paperpile.com/b/UqA1L6/LTsu"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"http://paperpile.com/b/UqA1L6/LTsu" \h</w:instrText>
      </w:r>
      <w:r>
        <w:fldChar w:fldCharType="separate"/>
      </w:r>
      <w:r>
        <w:rPr>
          <w:color w:val="000000"/>
        </w:rPr>
        <w:t xml:space="preserve">, </w:t>
      </w:r>
      <w:r>
        <w:rPr>
          <w:color w:val="000000"/>
        </w:rPr>
        <w:fldChar w:fldCharType="end"/>
      </w:r>
      <w:r>
        <w:fldChar w:fldCharType="begin"/>
      </w:r>
      <w:r>
        <w:instrText>HYPERLINK "http://paperpile.com/b/UqA1L6/LTsu" \h</w:instrText>
      </w:r>
      <w:r>
        <w:fldChar w:fldCharType="separate"/>
      </w:r>
      <w:r>
        <w:rPr>
          <w:i/>
          <w:color w:val="000000"/>
        </w:rPr>
        <w:t>272</w:t>
      </w:r>
      <w:r>
        <w:rPr>
          <w:i/>
          <w:color w:val="000000"/>
        </w:rPr>
        <w:fldChar w:fldCharType="end"/>
      </w:r>
      <w:r>
        <w:fldChar w:fldCharType="begin"/>
      </w:r>
      <w:r>
        <w:instrText>HYPERLINK "http://paperpile.com/b/UqA1L6/LTsu" \h</w:instrText>
      </w:r>
      <w:r>
        <w:fldChar w:fldCharType="separate"/>
      </w:r>
      <w:r>
        <w:rPr>
          <w:color w:val="000000"/>
        </w:rPr>
        <w:t>(1576), 2097–2103.</w:t>
      </w:r>
      <w:r>
        <w:rPr>
          <w:color w:val="000000"/>
        </w:rPr>
        <w:fldChar w:fldCharType="end"/>
      </w:r>
    </w:p>
    <w:p w14:paraId="35DDB68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"http://paperpile.com/b/UqA1L6/sFqc" \h</w:instrText>
      </w:r>
      <w:r>
        <w:fldChar w:fldCharType="separate"/>
      </w:r>
      <w:r>
        <w:rPr>
          <w:color w:val="000000"/>
        </w:rPr>
        <w:t xml:space="preserve">Julien, P., </w:t>
      </w:r>
      <w:proofErr w:type="spellStart"/>
      <w:r>
        <w:rPr>
          <w:color w:val="000000"/>
        </w:rPr>
        <w:t>Brawand</w:t>
      </w:r>
      <w:proofErr w:type="spellEnd"/>
      <w:r>
        <w:rPr>
          <w:color w:val="000000"/>
        </w:rPr>
        <w:t xml:space="preserve">, D., </w:t>
      </w:r>
      <w:proofErr w:type="spellStart"/>
      <w:r>
        <w:rPr>
          <w:color w:val="000000"/>
        </w:rPr>
        <w:t>Soumillon</w:t>
      </w:r>
      <w:proofErr w:type="spellEnd"/>
      <w:r>
        <w:rPr>
          <w:color w:val="000000"/>
        </w:rPr>
        <w:t xml:space="preserve">, M., </w:t>
      </w:r>
      <w:proofErr w:type="spellStart"/>
      <w:r>
        <w:rPr>
          <w:color w:val="000000"/>
        </w:rPr>
        <w:t>Necsulea</w:t>
      </w:r>
      <w:proofErr w:type="spellEnd"/>
      <w:r>
        <w:rPr>
          <w:color w:val="000000"/>
        </w:rPr>
        <w:t xml:space="preserve">, A., </w:t>
      </w:r>
      <w:proofErr w:type="spellStart"/>
      <w:r>
        <w:rPr>
          <w:color w:val="000000"/>
        </w:rPr>
        <w:t>Liechti</w:t>
      </w:r>
      <w:proofErr w:type="spellEnd"/>
      <w:r>
        <w:rPr>
          <w:color w:val="000000"/>
        </w:rPr>
        <w:t xml:space="preserve">, A., </w:t>
      </w:r>
      <w:proofErr w:type="spellStart"/>
      <w:r>
        <w:rPr>
          <w:color w:val="000000"/>
        </w:rPr>
        <w:t>Schütz</w:t>
      </w:r>
      <w:proofErr w:type="spellEnd"/>
      <w:r>
        <w:rPr>
          <w:color w:val="000000"/>
        </w:rPr>
        <w:t xml:space="preserve">, F., Daish, T., </w:t>
      </w:r>
      <w:proofErr w:type="spellStart"/>
      <w:r>
        <w:rPr>
          <w:color w:val="000000"/>
        </w:rPr>
        <w:t>Grützner</w:t>
      </w:r>
      <w:proofErr w:type="spellEnd"/>
      <w:r>
        <w:rPr>
          <w:color w:val="000000"/>
        </w:rPr>
        <w:t xml:space="preserve">, F., &amp; </w:t>
      </w:r>
      <w:proofErr w:type="spellStart"/>
      <w:r>
        <w:rPr>
          <w:color w:val="000000"/>
        </w:rPr>
        <w:t>Kaessmann</w:t>
      </w:r>
      <w:proofErr w:type="spellEnd"/>
      <w:r>
        <w:rPr>
          <w:color w:val="000000"/>
        </w:rPr>
        <w:t xml:space="preserve">, H. (2012). Mechanisms and evolutionary patterns of mammalian and avian dosage compensation. </w:t>
      </w:r>
      <w:r>
        <w:rPr>
          <w:color w:val="000000"/>
        </w:rPr>
        <w:fldChar w:fldCharType="end"/>
      </w:r>
      <w:r>
        <w:fldChar w:fldCharType="begin"/>
      </w:r>
      <w:r>
        <w:instrText>HYPERLINK "http://paperpile.com/b/UqA1L6/sFqc"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"http://paperpile.com/b/UqA1L6/sFqc" \h</w:instrText>
      </w:r>
      <w:r>
        <w:fldChar w:fldCharType="separate"/>
      </w:r>
      <w:r>
        <w:rPr>
          <w:color w:val="000000"/>
        </w:rPr>
        <w:t xml:space="preserve">, </w:t>
      </w:r>
      <w:r>
        <w:rPr>
          <w:color w:val="000000"/>
        </w:rPr>
        <w:fldChar w:fldCharType="end"/>
      </w:r>
      <w:r>
        <w:fldChar w:fldCharType="begin"/>
      </w:r>
      <w:r>
        <w:instrText>HYPERLINK "http://paperpile.com/b/UqA1L6/sFqc" \h</w:instrText>
      </w:r>
      <w:r>
        <w:fldChar w:fldCharType="separate"/>
      </w:r>
      <w:r>
        <w:rPr>
          <w:i/>
          <w:color w:val="000000"/>
        </w:rPr>
        <w:t>10</w:t>
      </w:r>
      <w:r>
        <w:rPr>
          <w:i/>
          <w:color w:val="000000"/>
        </w:rPr>
        <w:fldChar w:fldCharType="end"/>
      </w:r>
      <w:r>
        <w:fldChar w:fldCharType="begin"/>
      </w:r>
      <w:r>
        <w:instrText>HYPERLINK "http://paperpile.com/b/UqA1L6/sFqc" \h</w:instrText>
      </w:r>
      <w:r>
        <w:fldChar w:fldCharType="separate"/>
      </w:r>
      <w:r>
        <w:rPr>
          <w:color w:val="000000"/>
        </w:rPr>
        <w:t>(5), e1001328.</w:t>
      </w:r>
      <w:r>
        <w:rPr>
          <w:color w:val="000000"/>
        </w:rPr>
        <w:fldChar w:fldCharType="end"/>
      </w:r>
    </w:p>
    <w:p w14:paraId="15AF139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"http://paperpile.com/b/UqA1L6/PlGf" \h</w:instrText>
      </w:r>
      <w:r>
        <w:fldChar w:fldCharType="separate"/>
      </w:r>
      <w:r>
        <w:rPr>
          <w:color w:val="000000"/>
        </w:rPr>
        <w:t xml:space="preserve">Kaufman, R. S., Price, K. L., Mannix, K. M., Ayers, K. M., Hudson, A. M., &amp; Cooley, L. (2020). Drosophila sperm development and intercellular cytoplasm sharing through ring canals do not require an intact </w:t>
      </w:r>
      <w:proofErr w:type="spellStart"/>
      <w:r>
        <w:rPr>
          <w:color w:val="000000"/>
        </w:rPr>
        <w:t>fusome</w:t>
      </w:r>
      <w:proofErr w:type="spellEnd"/>
      <w:r>
        <w:rPr>
          <w:color w:val="000000"/>
        </w:rPr>
        <w:t xml:space="preserve">. </w:t>
      </w:r>
      <w:r>
        <w:rPr>
          <w:color w:val="000000"/>
        </w:rPr>
        <w:fldChar w:fldCharType="end"/>
      </w:r>
      <w:r>
        <w:fldChar w:fldCharType="begin"/>
      </w:r>
      <w:r>
        <w:instrText>HYPERLINK "http://paperpile.com/b/UqA1L6/PlGf" \h</w:instrText>
      </w:r>
      <w:r>
        <w:fldChar w:fldCharType="separate"/>
      </w:r>
      <w:r>
        <w:rPr>
          <w:i/>
          <w:color w:val="000000"/>
        </w:rPr>
        <w:t xml:space="preserve">Development </w:t>
      </w:r>
      <w:r>
        <w:rPr>
          <w:i/>
          <w:color w:val="000000"/>
        </w:rPr>
        <w:fldChar w:fldCharType="end"/>
      </w:r>
      <w:r>
        <w:fldChar w:fldCharType="begin"/>
      </w:r>
      <w:r>
        <w:instrText>HYPERLINK "http://paperpile.com/b/UqA1L6/PlGf" \h</w:instrText>
      </w:r>
      <w:r>
        <w:fldChar w:fldCharType="separate"/>
      </w:r>
      <w:r>
        <w:rPr>
          <w:color w:val="000000"/>
        </w:rPr>
        <w:t xml:space="preserve">, </w:t>
      </w:r>
      <w:r>
        <w:rPr>
          <w:color w:val="000000"/>
        </w:rPr>
        <w:fldChar w:fldCharType="end"/>
      </w:r>
      <w:r>
        <w:fldChar w:fldCharType="begin"/>
      </w:r>
      <w:r>
        <w:instrText>HYPERLINK "http://paperpile.com/b/UqA1L6/PlGf" \h</w:instrText>
      </w:r>
      <w:r>
        <w:fldChar w:fldCharType="separate"/>
      </w:r>
      <w:r>
        <w:rPr>
          <w:i/>
          <w:color w:val="000000"/>
        </w:rPr>
        <w:t>147</w:t>
      </w:r>
      <w:r>
        <w:rPr>
          <w:i/>
          <w:color w:val="000000"/>
        </w:rPr>
        <w:fldChar w:fldCharType="end"/>
      </w:r>
      <w:r>
        <w:fldChar w:fldCharType="begin"/>
      </w:r>
      <w:r>
        <w:instrText>HYPERLINK "http://paperpile.com/b/UqA1L6/PlGf" \h</w:instrText>
      </w:r>
      <w:r>
        <w:fldChar w:fldCharType="separate"/>
      </w:r>
      <w:r>
        <w:rPr>
          <w:color w:val="000000"/>
        </w:rPr>
        <w:t>(22), dev190140.</w:t>
      </w:r>
      <w:r>
        <w:rPr>
          <w:color w:val="000000"/>
        </w:rPr>
        <w:fldChar w:fldCharType="end"/>
      </w:r>
    </w:p>
    <w:p w14:paraId="7890099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"http://paperpile.com/b/UqA1L6/SwcP" \h</w:instrText>
      </w:r>
      <w:r>
        <w:fldChar w:fldCharType="separate"/>
      </w:r>
      <w:r>
        <w:rPr>
          <w:color w:val="000000"/>
        </w:rPr>
        <w:t xml:space="preserve">Kelemen, R. K., </w:t>
      </w:r>
      <w:proofErr w:type="spellStart"/>
      <w:r>
        <w:rPr>
          <w:color w:val="000000"/>
        </w:rPr>
        <w:t>Elkrewi</w:t>
      </w:r>
      <w:proofErr w:type="spellEnd"/>
      <w:r>
        <w:rPr>
          <w:color w:val="000000"/>
        </w:rPr>
        <w:t xml:space="preserve">, M., Lindholm, A. K., &amp; </w:t>
      </w:r>
      <w:proofErr w:type="spellStart"/>
      <w:r>
        <w:rPr>
          <w:color w:val="000000"/>
        </w:rPr>
        <w:t>Vicoso</w:t>
      </w:r>
      <w:proofErr w:type="spellEnd"/>
      <w:r>
        <w:rPr>
          <w:color w:val="000000"/>
        </w:rPr>
        <w:t xml:space="preserve">, B. (2022). Novel patterns of expression and recruitment of new genes on the t-haplotype, a mouse selfish chromosome. </w:t>
      </w:r>
      <w:r>
        <w:rPr>
          <w:color w:val="000000"/>
        </w:rPr>
        <w:fldChar w:fldCharType="end"/>
      </w:r>
      <w:r>
        <w:fldChar w:fldCharType="begin"/>
      </w:r>
      <w:r>
        <w:instrText>HYPERLINK "http://paperpile.com/b/UqA1L6/SwcP"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"http://paperpile.com/b/UqA1L6/SwcP" \h</w:instrText>
      </w:r>
      <w:r>
        <w:fldChar w:fldCharType="separate"/>
      </w:r>
      <w:r>
        <w:rPr>
          <w:color w:val="000000"/>
        </w:rPr>
        <w:t xml:space="preserve">, </w:t>
      </w:r>
      <w:r>
        <w:rPr>
          <w:color w:val="000000"/>
        </w:rPr>
        <w:fldChar w:fldCharType="end"/>
      </w:r>
      <w:r>
        <w:fldChar w:fldCharType="begin"/>
      </w:r>
      <w:r>
        <w:instrText>HYPERLINK "http://paperpile.com/b/UqA1L6/SwcP" \h</w:instrText>
      </w:r>
      <w:r>
        <w:fldChar w:fldCharType="separate"/>
      </w:r>
      <w:r>
        <w:rPr>
          <w:i/>
          <w:color w:val="000000"/>
        </w:rPr>
        <w:t>289</w:t>
      </w:r>
      <w:r>
        <w:rPr>
          <w:i/>
          <w:color w:val="000000"/>
        </w:rPr>
        <w:fldChar w:fldCharType="end"/>
      </w:r>
      <w:r>
        <w:fldChar w:fldCharType="begin"/>
      </w:r>
      <w:r>
        <w:instrText>HYPERLINK "http://paperpile.com/b/UqA1L6/SwcP" \h</w:instrText>
      </w:r>
      <w:r>
        <w:fldChar w:fldCharType="separate"/>
      </w:r>
      <w:r>
        <w:rPr>
          <w:color w:val="000000"/>
        </w:rPr>
        <w:t>(1968), 20211985.</w:t>
      </w:r>
      <w:r>
        <w:rPr>
          <w:color w:val="000000"/>
        </w:rPr>
        <w:fldChar w:fldCharType="end"/>
      </w:r>
    </w:p>
    <w:p w14:paraId="48CD798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"http://paperpile.com/b/UqA1L6/ttCI" \h</w:instrText>
      </w:r>
      <w:r>
        <w:fldChar w:fldCharType="separate"/>
      </w:r>
      <w:proofErr w:type="spellStart"/>
      <w:r>
        <w:rPr>
          <w:color w:val="000000"/>
        </w:rPr>
        <w:t>Kettaneh</w:t>
      </w:r>
      <w:proofErr w:type="spellEnd"/>
      <w:r>
        <w:rPr>
          <w:color w:val="000000"/>
        </w:rPr>
        <w:t xml:space="preserve">, N. P., &amp; Hartl, D. L. (1976). Histone transition during spermiogenesis is absent in segregation distorter males of Drosophila melanogaster. </w:t>
      </w:r>
      <w:r>
        <w:rPr>
          <w:color w:val="000000"/>
        </w:rPr>
        <w:fldChar w:fldCharType="end"/>
      </w:r>
      <w:r>
        <w:fldChar w:fldCharType="begin"/>
      </w:r>
      <w:r>
        <w:instrText>HYPERLINK "http://paperpile.com/b/UqA1L6/ttCI" \h</w:instrText>
      </w:r>
      <w:r>
        <w:fldChar w:fldCharType="separate"/>
      </w:r>
      <w:r>
        <w:rPr>
          <w:i/>
          <w:color w:val="000000"/>
        </w:rPr>
        <w:t>Science</w:t>
      </w:r>
      <w:r>
        <w:rPr>
          <w:i/>
          <w:color w:val="000000"/>
        </w:rPr>
        <w:fldChar w:fldCharType="end"/>
      </w:r>
      <w:r>
        <w:fldChar w:fldCharType="begin"/>
      </w:r>
      <w:r>
        <w:instrText>HYPERLINK "http://paperpile.com/b/UqA1L6/ttCI" \h</w:instrText>
      </w:r>
      <w:r>
        <w:fldChar w:fldCharType="separate"/>
      </w:r>
      <w:r>
        <w:rPr>
          <w:color w:val="000000"/>
        </w:rPr>
        <w:t xml:space="preserve">, </w:t>
      </w:r>
      <w:r>
        <w:rPr>
          <w:color w:val="000000"/>
        </w:rPr>
        <w:fldChar w:fldCharType="end"/>
      </w:r>
      <w:r>
        <w:fldChar w:fldCharType="begin"/>
      </w:r>
      <w:r>
        <w:instrText>HYPERLINK "http://paperpile.com/b/UqA1L6/ttCI" \h</w:instrText>
      </w:r>
      <w:r>
        <w:fldChar w:fldCharType="separate"/>
      </w:r>
      <w:r>
        <w:rPr>
          <w:i/>
          <w:color w:val="000000"/>
        </w:rPr>
        <w:t>193</w:t>
      </w:r>
      <w:r>
        <w:rPr>
          <w:i/>
          <w:color w:val="000000"/>
        </w:rPr>
        <w:fldChar w:fldCharType="end"/>
      </w:r>
      <w:r>
        <w:fldChar w:fldCharType="begin"/>
      </w:r>
      <w:r>
        <w:instrText>HYPERLINK "http://paperpile.com/b/UqA1L6/ttCI" \h</w:instrText>
      </w:r>
      <w:r>
        <w:fldChar w:fldCharType="separate"/>
      </w:r>
      <w:r>
        <w:rPr>
          <w:color w:val="000000"/>
        </w:rPr>
        <w:t>(4257), 1020–1021.</w:t>
      </w:r>
      <w:r>
        <w:rPr>
          <w:color w:val="000000"/>
        </w:rPr>
        <w:fldChar w:fldCharType="end"/>
      </w:r>
    </w:p>
    <w:p w14:paraId="0DBBA0B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"http://paperpile.com/b/UqA1L6/Xh3P" \h</w:instrText>
      </w:r>
      <w:r>
        <w:fldChar w:fldCharType="separate"/>
      </w:r>
      <w:proofErr w:type="spellStart"/>
      <w:r>
        <w:rPr>
          <w:color w:val="000000"/>
        </w:rPr>
        <w:t>Kleinjan</w:t>
      </w:r>
      <w:proofErr w:type="spellEnd"/>
      <w:r>
        <w:rPr>
          <w:color w:val="000000"/>
        </w:rPr>
        <w:t>, D.-J., &amp; Coutinho, P. (2009). Cis-</w:t>
      </w:r>
      <w:proofErr w:type="spellStart"/>
      <w:r>
        <w:rPr>
          <w:color w:val="000000"/>
        </w:rPr>
        <w:t>ruption</w:t>
      </w:r>
      <w:proofErr w:type="spellEnd"/>
      <w:r>
        <w:rPr>
          <w:color w:val="000000"/>
        </w:rPr>
        <w:t xml:space="preserve"> mechanisms: disruption of cis-regulatory control as a cause of human genetic disease. </w:t>
      </w:r>
      <w:r>
        <w:rPr>
          <w:color w:val="000000"/>
        </w:rPr>
        <w:fldChar w:fldCharType="end"/>
      </w:r>
      <w:r>
        <w:fldChar w:fldCharType="begin"/>
      </w:r>
      <w:r>
        <w:instrText>HYPERLINK "http://paperpile.com/b/UqA1L6/Xh3P" \h</w:instrText>
      </w:r>
      <w:r>
        <w:fldChar w:fldCharType="separate"/>
      </w:r>
      <w:r>
        <w:rPr>
          <w:i/>
          <w:color w:val="000000"/>
        </w:rPr>
        <w:t>Briefings in Functional Genomics &amp; Proteomics</w:t>
      </w:r>
      <w:r>
        <w:rPr>
          <w:i/>
          <w:color w:val="000000"/>
        </w:rPr>
        <w:fldChar w:fldCharType="end"/>
      </w:r>
      <w:r>
        <w:fldChar w:fldCharType="begin"/>
      </w:r>
      <w:r>
        <w:instrText>HYPERLINK "http://paperpile.com/b/UqA1L6/Xh3P" \h</w:instrText>
      </w:r>
      <w:r>
        <w:fldChar w:fldCharType="separate"/>
      </w:r>
      <w:r>
        <w:rPr>
          <w:color w:val="000000"/>
        </w:rPr>
        <w:t xml:space="preserve">, </w:t>
      </w:r>
      <w:r>
        <w:rPr>
          <w:color w:val="000000"/>
        </w:rPr>
        <w:fldChar w:fldCharType="end"/>
      </w:r>
      <w:r>
        <w:fldChar w:fldCharType="begin"/>
      </w:r>
      <w:r>
        <w:instrText>HYPERLINK "http://paperpile.com/b/UqA1L6/Xh3P" \h</w:instrText>
      </w:r>
      <w:r>
        <w:fldChar w:fldCharType="separate"/>
      </w:r>
      <w:r>
        <w:rPr>
          <w:i/>
          <w:color w:val="000000"/>
        </w:rPr>
        <w:t>8</w:t>
      </w:r>
      <w:r>
        <w:rPr>
          <w:i/>
          <w:color w:val="000000"/>
        </w:rPr>
        <w:fldChar w:fldCharType="end"/>
      </w:r>
      <w:r>
        <w:fldChar w:fldCharType="begin"/>
      </w:r>
      <w:r>
        <w:instrText>HYPERLINK "http://paperpile.com/b/UqA1L6/Xh3P" \h</w:instrText>
      </w:r>
      <w:r>
        <w:fldChar w:fldCharType="separate"/>
      </w:r>
      <w:r>
        <w:rPr>
          <w:color w:val="000000"/>
        </w:rPr>
        <w:t>(4), 317–332.</w:t>
      </w:r>
      <w:r>
        <w:rPr>
          <w:color w:val="000000"/>
        </w:rPr>
        <w:fldChar w:fldCharType="end"/>
      </w:r>
    </w:p>
    <w:p w14:paraId="72102A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"http://paperpile.com/b/UqA1L6/LrMK" \h</w:instrText>
      </w:r>
      <w:r>
        <w:fldChar w:fldCharType="separate"/>
      </w:r>
      <w:r>
        <w:rPr>
          <w:color w:val="000000"/>
        </w:rPr>
        <w:t xml:space="preserve">Kruger, A. N., &amp; Mueller, J. L. (2021). Mechanisms of meiotic drive in symmetric and asymmetric meiosis. </w:t>
      </w:r>
      <w:r>
        <w:rPr>
          <w:color w:val="000000"/>
        </w:rPr>
        <w:fldChar w:fldCharType="end"/>
      </w:r>
      <w:r>
        <w:fldChar w:fldCharType="begin"/>
      </w:r>
      <w:r>
        <w:instrText>HYPERLINK "http://paperpile.com/b/UqA1L6/LrMK" \h</w:instrText>
      </w:r>
      <w:r>
        <w:fldChar w:fldCharType="separate"/>
      </w:r>
      <w:r>
        <w:rPr>
          <w:i/>
          <w:color w:val="000000"/>
        </w:rPr>
        <w:t>Cellular and Molecular Life Sciences: CMLS</w:t>
      </w:r>
      <w:r>
        <w:rPr>
          <w:i/>
          <w:color w:val="000000"/>
        </w:rPr>
        <w:fldChar w:fldCharType="end"/>
      </w:r>
      <w:r>
        <w:fldChar w:fldCharType="begin"/>
      </w:r>
      <w:r>
        <w:instrText>HYPERLINK "http://paperpile.com/b/UqA1L6/LrMK" \h</w:instrText>
      </w:r>
      <w:r>
        <w:fldChar w:fldCharType="separate"/>
      </w:r>
      <w:r>
        <w:rPr>
          <w:color w:val="000000"/>
        </w:rPr>
        <w:t xml:space="preserve">, </w:t>
      </w:r>
      <w:r>
        <w:rPr>
          <w:color w:val="000000"/>
        </w:rPr>
        <w:fldChar w:fldCharType="end"/>
      </w:r>
      <w:r>
        <w:fldChar w:fldCharType="begin"/>
      </w:r>
      <w:r>
        <w:instrText>HYPERLINK "http://paperpile.com/b/UqA1L6/LrMK" \h</w:instrText>
      </w:r>
      <w:r>
        <w:fldChar w:fldCharType="separate"/>
      </w:r>
      <w:r>
        <w:rPr>
          <w:i/>
          <w:color w:val="000000"/>
        </w:rPr>
        <w:t>78</w:t>
      </w:r>
      <w:r>
        <w:rPr>
          <w:i/>
          <w:color w:val="000000"/>
        </w:rPr>
        <w:fldChar w:fldCharType="end"/>
      </w:r>
      <w:r>
        <w:fldChar w:fldCharType="begin"/>
      </w:r>
      <w:r>
        <w:instrText>HYPERLINK "http://paperpile.com/b/UqA1L6/LrMK" \h</w:instrText>
      </w:r>
      <w:r>
        <w:fldChar w:fldCharType="separate"/>
      </w:r>
      <w:r>
        <w:rPr>
          <w:color w:val="000000"/>
        </w:rPr>
        <w:t>(7), 3205–3218.</w:t>
      </w:r>
      <w:r>
        <w:rPr>
          <w:color w:val="000000"/>
        </w:rPr>
        <w:fldChar w:fldCharType="end"/>
      </w:r>
    </w:p>
    <w:p w14:paraId="71356AD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"http://paperpile.com/b/UqA1L6/yhtL" \h</w:instrText>
      </w:r>
      <w:r>
        <w:fldChar w:fldCharType="separate"/>
      </w:r>
      <w:proofErr w:type="spellStart"/>
      <w:r>
        <w:rPr>
          <w:color w:val="000000"/>
        </w:rPr>
        <w:t>Landeen</w:t>
      </w:r>
      <w:proofErr w:type="spellEnd"/>
      <w:r>
        <w:rPr>
          <w:color w:val="000000"/>
        </w:rPr>
        <w:t xml:space="preserve">, E. L., Muirhead, C. A., Wright, L., Meiklejohn, C. D., &amp; Presgraves, D. C. (2016). Sex chromosome-wide transcriptional suppression and compensatory Cis-regulatory evolution mediate gene expression in the Drosophila male germline. </w:t>
      </w:r>
      <w:r>
        <w:rPr>
          <w:color w:val="000000"/>
        </w:rPr>
        <w:fldChar w:fldCharType="end"/>
      </w:r>
      <w:r>
        <w:fldChar w:fldCharType="begin"/>
      </w:r>
      <w:r>
        <w:instrText>HYPERLINK "http://paperpile.com/b/UqA1L6/yhtL"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"http://paperpile.com/b/UqA1L6/yhtL" \h</w:instrText>
      </w:r>
      <w:r>
        <w:fldChar w:fldCharType="separate"/>
      </w:r>
      <w:r>
        <w:rPr>
          <w:color w:val="000000"/>
        </w:rPr>
        <w:t xml:space="preserve">, </w:t>
      </w:r>
      <w:r>
        <w:rPr>
          <w:color w:val="000000"/>
        </w:rPr>
        <w:fldChar w:fldCharType="end"/>
      </w:r>
      <w:r>
        <w:fldChar w:fldCharType="begin"/>
      </w:r>
      <w:r>
        <w:instrText>HYPERLINK "http://paperpile.com/b/UqA1L6/yhtL" \h</w:instrText>
      </w:r>
      <w:r>
        <w:fldChar w:fldCharType="separate"/>
      </w:r>
      <w:r>
        <w:rPr>
          <w:i/>
          <w:color w:val="000000"/>
        </w:rPr>
        <w:t>14</w:t>
      </w:r>
      <w:r>
        <w:rPr>
          <w:i/>
          <w:color w:val="000000"/>
        </w:rPr>
        <w:fldChar w:fldCharType="end"/>
      </w:r>
      <w:r>
        <w:fldChar w:fldCharType="begin"/>
      </w:r>
      <w:r>
        <w:instrText>HYPERLINK "http://paperpile.com/b/UqA1L6/yhtL" \h</w:instrText>
      </w:r>
      <w:r>
        <w:fldChar w:fldCharType="separate"/>
      </w:r>
      <w:r>
        <w:rPr>
          <w:color w:val="000000"/>
        </w:rPr>
        <w:t>(7), e1002499.</w:t>
      </w:r>
      <w:r>
        <w:rPr>
          <w:color w:val="000000"/>
        </w:rPr>
        <w:fldChar w:fldCharType="end"/>
      </w:r>
    </w:p>
    <w:p w14:paraId="2950206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"http://paperpile.com/b/UqA1L6/gouL" \h</w:instrText>
      </w:r>
      <w:r>
        <w:fldChar w:fldCharType="separate"/>
      </w:r>
      <w:r>
        <w:rPr>
          <w:color w:val="000000"/>
        </w:rPr>
        <w:t xml:space="preserve">Li, H., &amp; Durbin, R. (2009). Fast and accurate short read alignment with Burrows–Wheeler transform. </w:t>
      </w:r>
      <w:r>
        <w:rPr>
          <w:color w:val="000000"/>
        </w:rPr>
        <w:fldChar w:fldCharType="end"/>
      </w:r>
      <w:r>
        <w:fldChar w:fldCharType="begin"/>
      </w:r>
      <w:r>
        <w:instrText>HYPERLINK "http://paperpile.com/b/UqA1L6/gouL" \h</w:instrText>
      </w:r>
      <w:r>
        <w:fldChar w:fldCharType="separate"/>
      </w:r>
      <w:r>
        <w:rPr>
          <w:i/>
          <w:color w:val="000000"/>
        </w:rPr>
        <w:t xml:space="preserve">Bioinformatics </w:t>
      </w:r>
      <w:r>
        <w:rPr>
          <w:i/>
          <w:color w:val="000000"/>
        </w:rPr>
        <w:fldChar w:fldCharType="end"/>
      </w:r>
      <w:r>
        <w:fldChar w:fldCharType="begin"/>
      </w:r>
      <w:r>
        <w:instrText>HYPERLINK "http://paperpile.com/b/UqA1L6/gouL" \h</w:instrText>
      </w:r>
      <w:r>
        <w:fldChar w:fldCharType="separate"/>
      </w:r>
      <w:r>
        <w:rPr>
          <w:color w:val="000000"/>
        </w:rPr>
        <w:t xml:space="preserve">, </w:t>
      </w:r>
      <w:r>
        <w:rPr>
          <w:color w:val="000000"/>
        </w:rPr>
        <w:fldChar w:fldCharType="end"/>
      </w:r>
      <w:r>
        <w:fldChar w:fldCharType="begin"/>
      </w:r>
      <w:r>
        <w:instrText>HYPERLINK "http://paperpile.com/b/UqA1L6/gouL" \h</w:instrText>
      </w:r>
      <w:r>
        <w:fldChar w:fldCharType="separate"/>
      </w:r>
      <w:r>
        <w:rPr>
          <w:i/>
          <w:color w:val="000000"/>
        </w:rPr>
        <w:t>25</w:t>
      </w:r>
      <w:r>
        <w:rPr>
          <w:i/>
          <w:color w:val="000000"/>
        </w:rPr>
        <w:fldChar w:fldCharType="end"/>
      </w:r>
      <w:r>
        <w:fldChar w:fldCharType="begin"/>
      </w:r>
      <w:r>
        <w:instrText>HYPERLINK "http://paperpile.com/b/UqA1L6/gouL" \h</w:instrText>
      </w:r>
      <w:r>
        <w:fldChar w:fldCharType="separate"/>
      </w:r>
      <w:r>
        <w:rPr>
          <w:color w:val="000000"/>
        </w:rPr>
        <w:t>(14), 1754–1760.</w:t>
      </w:r>
      <w:r>
        <w:rPr>
          <w:color w:val="000000"/>
        </w:rPr>
        <w:fldChar w:fldCharType="end"/>
      </w:r>
    </w:p>
    <w:p w14:paraId="01F8041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"http://paperpile.com/b/UqA1L6/LeMK" \h</w:instrText>
      </w:r>
      <w:r>
        <w:fldChar w:fldCharType="separate"/>
      </w:r>
      <w:r>
        <w:rPr>
          <w:color w:val="000000"/>
        </w:rPr>
        <w:t xml:space="preserve">Li, H., Janssens, J., De </w:t>
      </w:r>
      <w:proofErr w:type="spellStart"/>
      <w:r>
        <w:rPr>
          <w:color w:val="000000"/>
        </w:rPr>
        <w:t>Waegeneer</w:t>
      </w:r>
      <w:proofErr w:type="spellEnd"/>
      <w:r>
        <w:rPr>
          <w:color w:val="000000"/>
        </w:rPr>
        <w:t xml:space="preserve">, M., </w:t>
      </w:r>
      <w:proofErr w:type="spellStart"/>
      <w:r>
        <w:rPr>
          <w:color w:val="000000"/>
        </w:rPr>
        <w:t>Kolluru</w:t>
      </w:r>
      <w:proofErr w:type="spellEnd"/>
      <w:r>
        <w:rPr>
          <w:color w:val="000000"/>
        </w:rPr>
        <w:t xml:space="preserve">, S. S., Davie, K., </w:t>
      </w:r>
      <w:proofErr w:type="spellStart"/>
      <w:r>
        <w:rPr>
          <w:color w:val="000000"/>
        </w:rPr>
        <w:t>Gardeux</w:t>
      </w:r>
      <w:proofErr w:type="spellEnd"/>
      <w:r>
        <w:rPr>
          <w:color w:val="000000"/>
        </w:rPr>
        <w:t xml:space="preserve">, V., </w:t>
      </w:r>
      <w:proofErr w:type="spellStart"/>
      <w:r>
        <w:rPr>
          <w:color w:val="000000"/>
        </w:rPr>
        <w:t>Saelens</w:t>
      </w:r>
      <w:proofErr w:type="spellEnd"/>
      <w:r>
        <w:rPr>
          <w:color w:val="000000"/>
        </w:rPr>
        <w:t xml:space="preserve">, W., David, F. P. A., </w:t>
      </w:r>
      <w:proofErr w:type="spellStart"/>
      <w:r>
        <w:rPr>
          <w:color w:val="000000"/>
        </w:rPr>
        <w:t>Brbić</w:t>
      </w:r>
      <w:proofErr w:type="spellEnd"/>
      <w:r>
        <w:rPr>
          <w:color w:val="000000"/>
        </w:rPr>
        <w:t xml:space="preserve">, M., Spanier, K., </w:t>
      </w:r>
      <w:proofErr w:type="spellStart"/>
      <w:r>
        <w:rPr>
          <w:color w:val="000000"/>
        </w:rPr>
        <w:t>Leskovec</w:t>
      </w:r>
      <w:proofErr w:type="spellEnd"/>
      <w:r>
        <w:rPr>
          <w:color w:val="000000"/>
        </w:rPr>
        <w:t xml:space="preserve">, J., McLaughlin, C. N., Xie, Q., Jones, R. C., Brueckner, K., Shim, J., </w:t>
      </w:r>
      <w:proofErr w:type="spellStart"/>
      <w:r>
        <w:rPr>
          <w:color w:val="000000"/>
        </w:rPr>
        <w:t>Tattikota</w:t>
      </w:r>
      <w:proofErr w:type="spellEnd"/>
      <w:r>
        <w:rPr>
          <w:color w:val="000000"/>
        </w:rPr>
        <w:t xml:space="preserve">, S. G., </w:t>
      </w:r>
      <w:proofErr w:type="spellStart"/>
      <w:r>
        <w:rPr>
          <w:color w:val="000000"/>
        </w:rPr>
        <w:t>Schnorrer</w:t>
      </w:r>
      <w:proofErr w:type="spellEnd"/>
      <w:r>
        <w:rPr>
          <w:color w:val="000000"/>
        </w:rPr>
        <w:t xml:space="preserve">, F., Rust, K., … </w:t>
      </w:r>
      <w:proofErr w:type="spellStart"/>
      <w:r>
        <w:rPr>
          <w:color w:val="000000"/>
        </w:rPr>
        <w:t>Zinzen</w:t>
      </w:r>
      <w:proofErr w:type="spellEnd"/>
      <w:r>
        <w:rPr>
          <w:color w:val="000000"/>
        </w:rPr>
        <w:t xml:space="preserve">, R. P. (2022). Fly Cell Atlas: A single-nucleus transcriptomic atlas of the adult fruit fly. </w:t>
      </w:r>
      <w:r>
        <w:rPr>
          <w:color w:val="000000"/>
        </w:rPr>
        <w:fldChar w:fldCharType="end"/>
      </w:r>
      <w:r>
        <w:fldChar w:fldCharType="begin"/>
      </w:r>
      <w:r>
        <w:instrText>HYPERLINK "http://paperpile.com/b/UqA1L6/LeMK" \h</w:instrText>
      </w:r>
      <w:r>
        <w:fldChar w:fldCharType="separate"/>
      </w:r>
      <w:r>
        <w:rPr>
          <w:i/>
          <w:color w:val="000000"/>
        </w:rPr>
        <w:t>Science</w:t>
      </w:r>
      <w:r>
        <w:rPr>
          <w:i/>
          <w:color w:val="000000"/>
        </w:rPr>
        <w:fldChar w:fldCharType="end"/>
      </w:r>
      <w:r>
        <w:fldChar w:fldCharType="begin"/>
      </w:r>
      <w:r>
        <w:instrText>HYPERLINK "http://paperpile.com/b/UqA1L6/LeMK" \h</w:instrText>
      </w:r>
      <w:r>
        <w:fldChar w:fldCharType="separate"/>
      </w:r>
      <w:r>
        <w:rPr>
          <w:color w:val="000000"/>
        </w:rPr>
        <w:t xml:space="preserve">, </w:t>
      </w:r>
      <w:r>
        <w:rPr>
          <w:color w:val="000000"/>
        </w:rPr>
        <w:fldChar w:fldCharType="end"/>
      </w:r>
      <w:r>
        <w:fldChar w:fldCharType="begin"/>
      </w:r>
      <w:r>
        <w:instrText>HYPERLINK "http://paperpile.com/b/UqA1L6/LeMK" \h</w:instrText>
      </w:r>
      <w:r>
        <w:fldChar w:fldCharType="separate"/>
      </w:r>
      <w:r>
        <w:rPr>
          <w:i/>
          <w:color w:val="000000"/>
        </w:rPr>
        <w:t>375</w:t>
      </w:r>
      <w:r>
        <w:rPr>
          <w:i/>
          <w:color w:val="000000"/>
        </w:rPr>
        <w:fldChar w:fldCharType="end"/>
      </w:r>
      <w:r>
        <w:fldChar w:fldCharType="begin"/>
      </w:r>
      <w:r>
        <w:instrText>HYPERLINK "http://paperpile.com/b/UqA1L6/LeMK" \h</w:instrText>
      </w:r>
      <w:r>
        <w:fldChar w:fldCharType="separate"/>
      </w:r>
      <w:r>
        <w:rPr>
          <w:color w:val="000000"/>
        </w:rPr>
        <w:t>(6584), eabk2432.</w:t>
      </w:r>
      <w:r>
        <w:rPr>
          <w:color w:val="000000"/>
        </w:rPr>
        <w:fldChar w:fldCharType="end"/>
      </w:r>
    </w:p>
    <w:p w14:paraId="22C16C5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"http://paperpile.com/b/UqA1L6/pu4F" \h</w:instrText>
      </w:r>
      <w:r>
        <w:fldChar w:fldCharType="separate"/>
      </w:r>
      <w:r>
        <w:rPr>
          <w:color w:val="000000"/>
        </w:rPr>
        <w:t xml:space="preserve">Li, M., Yang, T., Kandul, N. P., Bui, M., Gamez, S., Raban, R., Bennett, J., Sánchez C, H. M., Lanzaro, G. C., Schmidt, H., Lee, Y., Marshall, J. M., &amp; Akbari, O. S. (2020). Development of a confinable gene drive system in the human disease vector Aedes aegypti. </w:t>
      </w:r>
      <w:r>
        <w:rPr>
          <w:color w:val="000000"/>
        </w:rPr>
        <w:fldChar w:fldCharType="end"/>
      </w:r>
      <w:r>
        <w:fldChar w:fldCharType="begin"/>
      </w:r>
      <w:r>
        <w:instrText>HYPERLINK "http://paperpile.com/b/UqA1L6/pu4F" \h</w:instrText>
      </w:r>
      <w:r>
        <w:fldChar w:fldCharType="separate"/>
      </w:r>
      <w:r>
        <w:rPr>
          <w:i/>
          <w:color w:val="000000"/>
        </w:rPr>
        <w:t>eLife</w:t>
      </w:r>
      <w:r>
        <w:rPr>
          <w:i/>
          <w:color w:val="000000"/>
        </w:rPr>
        <w:fldChar w:fldCharType="end"/>
      </w:r>
      <w:r>
        <w:fldChar w:fldCharType="begin"/>
      </w:r>
      <w:r>
        <w:instrText>HYPERLINK "http://paperpile.com/b/UqA1L6/pu4F" \h</w:instrText>
      </w:r>
      <w:r>
        <w:fldChar w:fldCharType="separate"/>
      </w:r>
      <w:r>
        <w:rPr>
          <w:color w:val="000000"/>
        </w:rPr>
        <w:t xml:space="preserve">, </w:t>
      </w:r>
      <w:r>
        <w:rPr>
          <w:color w:val="000000"/>
        </w:rPr>
        <w:fldChar w:fldCharType="end"/>
      </w:r>
      <w:r>
        <w:fldChar w:fldCharType="begin"/>
      </w:r>
      <w:r>
        <w:instrText>HYPERLINK "http://paperpile.com/b/UqA1L6/pu4F" \h</w:instrText>
      </w:r>
      <w:r>
        <w:fldChar w:fldCharType="separate"/>
      </w:r>
      <w:r>
        <w:rPr>
          <w:i/>
          <w:color w:val="000000"/>
        </w:rPr>
        <w:t>9</w:t>
      </w:r>
      <w:r>
        <w:rPr>
          <w:i/>
          <w:color w:val="000000"/>
        </w:rPr>
        <w:fldChar w:fldCharType="end"/>
      </w:r>
      <w:r>
        <w:fldChar w:fldCharType="begin"/>
      </w:r>
      <w:r>
        <w:instrText>HYPERLINK "http://paperpile.com/b/UqA1L6/pu4F" \h</w:instrText>
      </w:r>
      <w:r>
        <w:fldChar w:fldCharType="separate"/>
      </w:r>
      <w:r>
        <w:rPr>
          <w:color w:val="000000"/>
        </w:rPr>
        <w:t>. https://doi.org/</w:t>
      </w:r>
      <w:r>
        <w:rPr>
          <w:color w:val="000000"/>
        </w:rPr>
        <w:fldChar w:fldCharType="end"/>
      </w:r>
      <w:r>
        <w:fldChar w:fldCharType="begin"/>
      </w:r>
      <w:r>
        <w:instrText>HYPERLINK "http://dx.doi.org/10.7554/eLife.51701" \h</w:instrText>
      </w:r>
      <w:r>
        <w:fldChar w:fldCharType="separate"/>
      </w:r>
      <w:r>
        <w:rPr>
          <w:color w:val="000000"/>
        </w:rPr>
        <w:t>10.7554/eLife.51701</w:t>
      </w:r>
      <w:r>
        <w:rPr>
          <w:color w:val="000000"/>
        </w:rPr>
        <w:fldChar w:fldCharType="end"/>
      </w:r>
    </w:p>
    <w:p w14:paraId="7166808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"http://paperpile.com/b/UqA1L6/vvjj" \h</w:instrText>
      </w:r>
      <w:r>
        <w:fldChar w:fldCharType="separate"/>
      </w:r>
      <w:r>
        <w:rPr>
          <w:color w:val="000000"/>
        </w:rPr>
        <w:t xml:space="preserve">Lindholm, A. K., Dyer, K. A., </w:t>
      </w:r>
      <w:proofErr w:type="spellStart"/>
      <w:r>
        <w:rPr>
          <w:color w:val="000000"/>
        </w:rPr>
        <w:t>Firman</w:t>
      </w:r>
      <w:proofErr w:type="spellEnd"/>
      <w:r>
        <w:rPr>
          <w:color w:val="000000"/>
        </w:rPr>
        <w:t xml:space="preserve">, R. C., Fishman, L., </w:t>
      </w:r>
      <w:proofErr w:type="spellStart"/>
      <w:r>
        <w:rPr>
          <w:color w:val="000000"/>
        </w:rPr>
        <w:t>Forstmeier</w:t>
      </w:r>
      <w:proofErr w:type="spellEnd"/>
      <w:r>
        <w:rPr>
          <w:color w:val="000000"/>
        </w:rPr>
        <w:t xml:space="preserve">, W., Holman, L., Johannesson, H., </w:t>
      </w:r>
      <w:proofErr w:type="spellStart"/>
      <w:r>
        <w:rPr>
          <w:color w:val="000000"/>
        </w:rPr>
        <w:t>Knief</w:t>
      </w:r>
      <w:proofErr w:type="spellEnd"/>
      <w:r>
        <w:rPr>
          <w:color w:val="000000"/>
        </w:rPr>
        <w:t xml:space="preserve">, U., </w:t>
      </w:r>
      <w:proofErr w:type="spellStart"/>
      <w:r>
        <w:rPr>
          <w:color w:val="000000"/>
        </w:rPr>
        <w:t>Kokko</w:t>
      </w:r>
      <w:proofErr w:type="spellEnd"/>
      <w:r>
        <w:rPr>
          <w:color w:val="000000"/>
        </w:rPr>
        <w:t xml:space="preserve">, H., </w:t>
      </w:r>
      <w:proofErr w:type="spellStart"/>
      <w:r>
        <w:rPr>
          <w:color w:val="000000"/>
        </w:rPr>
        <w:t>Larracuente</w:t>
      </w:r>
      <w:proofErr w:type="spellEnd"/>
      <w:r>
        <w:rPr>
          <w:color w:val="000000"/>
        </w:rPr>
        <w:t xml:space="preserve">, A. M., Manser, A., </w:t>
      </w:r>
      <w:proofErr w:type="spellStart"/>
      <w:r>
        <w:rPr>
          <w:color w:val="000000"/>
        </w:rPr>
        <w:t>Montchamp</w:t>
      </w:r>
      <w:proofErr w:type="spellEnd"/>
      <w:r>
        <w:rPr>
          <w:color w:val="000000"/>
        </w:rPr>
        <w:t xml:space="preserve">-Moreau, C., </w:t>
      </w:r>
      <w:proofErr w:type="spellStart"/>
      <w:r>
        <w:rPr>
          <w:color w:val="000000"/>
        </w:rPr>
        <w:t>Petrosyan</w:t>
      </w:r>
      <w:proofErr w:type="spellEnd"/>
      <w:r>
        <w:rPr>
          <w:color w:val="000000"/>
        </w:rPr>
        <w:t xml:space="preserve">, V. G., Pomiankowski, A., Presgraves, D. C., </w:t>
      </w:r>
      <w:proofErr w:type="spellStart"/>
      <w:r>
        <w:rPr>
          <w:color w:val="000000"/>
        </w:rPr>
        <w:t>Safronova</w:t>
      </w:r>
      <w:proofErr w:type="spellEnd"/>
      <w:r>
        <w:rPr>
          <w:color w:val="000000"/>
        </w:rPr>
        <w:t xml:space="preserve">, L. D., Sutter, A., </w:t>
      </w:r>
      <w:proofErr w:type="spellStart"/>
      <w:r>
        <w:rPr>
          <w:color w:val="000000"/>
        </w:rPr>
        <w:t>Unckless</w:t>
      </w:r>
      <w:proofErr w:type="spellEnd"/>
      <w:r>
        <w:rPr>
          <w:color w:val="000000"/>
        </w:rPr>
        <w:t xml:space="preserve">, R. L., </w:t>
      </w:r>
      <w:proofErr w:type="spellStart"/>
      <w:r>
        <w:rPr>
          <w:color w:val="000000"/>
        </w:rPr>
        <w:t>Verspoor</w:t>
      </w:r>
      <w:proofErr w:type="spellEnd"/>
      <w:r>
        <w:rPr>
          <w:color w:val="000000"/>
        </w:rPr>
        <w:t xml:space="preserve">, R. L., … Price, T. A. R. (2016). The ecology and evolutionary dynamics of meiotic drive. </w:t>
      </w:r>
      <w:r>
        <w:rPr>
          <w:color w:val="000000"/>
        </w:rPr>
        <w:fldChar w:fldCharType="end"/>
      </w:r>
      <w:r>
        <w:fldChar w:fldCharType="begin"/>
      </w:r>
      <w:r>
        <w:instrText>HYPERLINK "http://paperpile.com/b/UqA1L6/vvjj" \h</w:instrText>
      </w:r>
      <w:r>
        <w:fldChar w:fldCharType="separate"/>
      </w:r>
      <w:r>
        <w:rPr>
          <w:i/>
          <w:color w:val="000000"/>
        </w:rPr>
        <w:t>Trends in Ecology &amp; Evolution</w:t>
      </w:r>
      <w:r>
        <w:rPr>
          <w:i/>
          <w:color w:val="000000"/>
        </w:rPr>
        <w:fldChar w:fldCharType="end"/>
      </w:r>
      <w:r>
        <w:fldChar w:fldCharType="begin"/>
      </w:r>
      <w:r>
        <w:instrText>HYPERLINK "http://paperpile.com/b/UqA1L6/vvjj" \h</w:instrText>
      </w:r>
      <w:r>
        <w:fldChar w:fldCharType="separate"/>
      </w:r>
      <w:r>
        <w:rPr>
          <w:color w:val="000000"/>
        </w:rPr>
        <w:t xml:space="preserve">, </w:t>
      </w:r>
      <w:r>
        <w:rPr>
          <w:color w:val="000000"/>
        </w:rPr>
        <w:fldChar w:fldCharType="end"/>
      </w:r>
      <w:r>
        <w:fldChar w:fldCharType="begin"/>
      </w:r>
      <w:r>
        <w:instrText>HYPERLINK "http://paperpile.com/b/UqA1L6/vvjj" \h</w:instrText>
      </w:r>
      <w:r>
        <w:fldChar w:fldCharType="separate"/>
      </w:r>
      <w:r>
        <w:rPr>
          <w:i/>
          <w:color w:val="000000"/>
        </w:rPr>
        <w:t>31</w:t>
      </w:r>
      <w:r>
        <w:rPr>
          <w:i/>
          <w:color w:val="000000"/>
        </w:rPr>
        <w:fldChar w:fldCharType="end"/>
      </w:r>
      <w:r>
        <w:fldChar w:fldCharType="begin"/>
      </w:r>
      <w:r>
        <w:instrText>HYPERLINK "http://paperpile.com/b/UqA1L6/vvjj" \h</w:instrText>
      </w:r>
      <w:r>
        <w:fldChar w:fldCharType="separate"/>
      </w:r>
      <w:r>
        <w:rPr>
          <w:color w:val="000000"/>
        </w:rPr>
        <w:t>(4), 315–326.</w:t>
      </w:r>
      <w:r>
        <w:rPr>
          <w:color w:val="000000"/>
        </w:rPr>
        <w:fldChar w:fldCharType="end"/>
      </w:r>
    </w:p>
    <w:p w14:paraId="045E997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"http://paperpile.com/b/UqA1L6/xiPR" \h</w:instrText>
      </w:r>
      <w:r>
        <w:fldChar w:fldCharType="separate"/>
      </w:r>
      <w:r>
        <w:rPr>
          <w:color w:val="000000"/>
        </w:rPr>
        <w:t xml:space="preserve">Lucchesi, J. C., &amp; Kuroda, M. I. (2015). Dosage compensation in Drosophila. </w:t>
      </w:r>
      <w:r>
        <w:rPr>
          <w:color w:val="000000"/>
        </w:rPr>
        <w:fldChar w:fldCharType="end"/>
      </w:r>
      <w:r>
        <w:fldChar w:fldCharType="begin"/>
      </w:r>
      <w:r>
        <w:instrText>HYPERLINK "http://paperpile.com/b/UqA1L6/xiPR" \h</w:instrText>
      </w:r>
      <w:r>
        <w:fldChar w:fldCharType="separate"/>
      </w:r>
      <w:r>
        <w:rPr>
          <w:i/>
          <w:color w:val="000000"/>
        </w:rPr>
        <w:t>Cold Spring Harbor Perspectives in Biology</w:t>
      </w:r>
      <w:r>
        <w:rPr>
          <w:i/>
          <w:color w:val="000000"/>
        </w:rPr>
        <w:fldChar w:fldCharType="end"/>
      </w:r>
      <w:r>
        <w:fldChar w:fldCharType="begin"/>
      </w:r>
      <w:r>
        <w:instrText>HYPERLINK "http://paperpile.com/b/UqA1L6/xiPR" \h</w:instrText>
      </w:r>
      <w:r>
        <w:fldChar w:fldCharType="separate"/>
      </w:r>
      <w:r>
        <w:rPr>
          <w:color w:val="000000"/>
        </w:rPr>
        <w:t xml:space="preserve">, </w:t>
      </w:r>
      <w:r>
        <w:rPr>
          <w:color w:val="000000"/>
        </w:rPr>
        <w:fldChar w:fldCharType="end"/>
      </w:r>
      <w:r>
        <w:fldChar w:fldCharType="begin"/>
      </w:r>
      <w:r>
        <w:instrText>HYPERLINK "http://paperpile.com/b/UqA1L6/xiPR" \h</w:instrText>
      </w:r>
      <w:r>
        <w:fldChar w:fldCharType="separate"/>
      </w:r>
      <w:r>
        <w:rPr>
          <w:i/>
          <w:color w:val="000000"/>
        </w:rPr>
        <w:t>7</w:t>
      </w:r>
      <w:r>
        <w:rPr>
          <w:i/>
          <w:color w:val="000000"/>
        </w:rPr>
        <w:fldChar w:fldCharType="end"/>
      </w:r>
      <w:r>
        <w:fldChar w:fldCharType="begin"/>
      </w:r>
      <w:r>
        <w:instrText>HYPERLINK "http://paperpile.com/b/UqA1L6/xiPR" \h</w:instrText>
      </w:r>
      <w:r>
        <w:fldChar w:fldCharType="separate"/>
      </w:r>
      <w:r>
        <w:rPr>
          <w:color w:val="000000"/>
        </w:rPr>
        <w:t>(5), a019398.</w:t>
      </w:r>
      <w:r>
        <w:rPr>
          <w:color w:val="000000"/>
        </w:rPr>
        <w:fldChar w:fldCharType="end"/>
      </w:r>
    </w:p>
    <w:p w14:paraId="3C32F20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"http://paperpile.com/b/UqA1L6/9Dph" \h</w:instrText>
      </w:r>
      <w:r>
        <w:fldChar w:fldCharType="separate"/>
      </w:r>
      <w:r>
        <w:rPr>
          <w:color w:val="000000"/>
        </w:rPr>
        <w:t xml:space="preserve">Lyttle, T. W. (1993). Cheaters sometimes </w:t>
      </w:r>
      <w:proofErr w:type="gramStart"/>
      <w:r>
        <w:rPr>
          <w:color w:val="000000"/>
        </w:rPr>
        <w:t>prosper:</w:t>
      </w:r>
      <w:proofErr w:type="gramEnd"/>
      <w:r>
        <w:rPr>
          <w:color w:val="000000"/>
        </w:rPr>
        <w:t xml:space="preserve"> distortion of mendelian segregation by meiotic drive. </w:t>
      </w:r>
      <w:r>
        <w:rPr>
          <w:color w:val="000000"/>
        </w:rPr>
        <w:fldChar w:fldCharType="end"/>
      </w:r>
      <w:r>
        <w:fldChar w:fldCharType="begin"/>
      </w:r>
      <w:r>
        <w:instrText>HYPERLINK "http://paperpile.com/b/UqA1L6/9Dph" \h</w:instrText>
      </w:r>
      <w:r>
        <w:fldChar w:fldCharType="separate"/>
      </w:r>
      <w:r>
        <w:rPr>
          <w:i/>
          <w:color w:val="000000"/>
        </w:rPr>
        <w:t>Trends in Genetics: TIG</w:t>
      </w:r>
      <w:r>
        <w:rPr>
          <w:i/>
          <w:color w:val="000000"/>
        </w:rPr>
        <w:fldChar w:fldCharType="end"/>
      </w:r>
      <w:r>
        <w:fldChar w:fldCharType="begin"/>
      </w:r>
      <w:r>
        <w:instrText>HYPERLINK "http://paperpile.com/b/UqA1L6/9Dph" \h</w:instrText>
      </w:r>
      <w:r>
        <w:fldChar w:fldCharType="separate"/>
      </w:r>
      <w:r>
        <w:rPr>
          <w:color w:val="000000"/>
        </w:rPr>
        <w:t xml:space="preserve">, </w:t>
      </w:r>
      <w:r>
        <w:rPr>
          <w:color w:val="000000"/>
        </w:rPr>
        <w:fldChar w:fldCharType="end"/>
      </w:r>
      <w:r>
        <w:fldChar w:fldCharType="begin"/>
      </w:r>
      <w:r>
        <w:instrText>HYPERLINK "http://paperpile.com/b/UqA1L6/9Dph" \h</w:instrText>
      </w:r>
      <w:r>
        <w:fldChar w:fldCharType="separate"/>
      </w:r>
      <w:r>
        <w:rPr>
          <w:i/>
          <w:color w:val="000000"/>
        </w:rPr>
        <w:t>9</w:t>
      </w:r>
      <w:r>
        <w:rPr>
          <w:i/>
          <w:color w:val="000000"/>
        </w:rPr>
        <w:fldChar w:fldCharType="end"/>
      </w:r>
      <w:r>
        <w:fldChar w:fldCharType="begin"/>
      </w:r>
      <w:r>
        <w:instrText>HYPERLINK "http://paperpile.com/b/UqA1L6/9Dph" \h</w:instrText>
      </w:r>
      <w:r>
        <w:fldChar w:fldCharType="separate"/>
      </w:r>
      <w:r>
        <w:rPr>
          <w:color w:val="000000"/>
        </w:rPr>
        <w:t>(6), 205–210.</w:t>
      </w:r>
      <w:r>
        <w:rPr>
          <w:color w:val="000000"/>
        </w:rPr>
        <w:fldChar w:fldCharType="end"/>
      </w:r>
    </w:p>
    <w:p w14:paraId="097CCBE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"http://paperpile.com/b/UqA1L6/kQuk" \h</w:instrText>
      </w:r>
      <w:r>
        <w:fldChar w:fldCharType="separate"/>
      </w:r>
      <w:r>
        <w:rPr>
          <w:color w:val="000000"/>
        </w:rPr>
        <w:t xml:space="preserve">Mackintosh, C., Pomiankowski, A., &amp; Scott, M. F. (2021). X-linked meiotic drive can boost population size and persistence. </w:t>
      </w:r>
      <w:r>
        <w:rPr>
          <w:color w:val="000000"/>
        </w:rPr>
        <w:fldChar w:fldCharType="end"/>
      </w:r>
      <w:r>
        <w:fldChar w:fldCharType="begin"/>
      </w:r>
      <w:r>
        <w:instrText>HYPERLINK "http://paperpile.com/b/UqA1L6/kQuk" \h</w:instrText>
      </w:r>
      <w:r>
        <w:fldChar w:fldCharType="separate"/>
      </w:r>
      <w:r>
        <w:rPr>
          <w:i/>
          <w:color w:val="000000"/>
        </w:rPr>
        <w:t>Genetics</w:t>
      </w:r>
      <w:r>
        <w:rPr>
          <w:i/>
          <w:color w:val="000000"/>
        </w:rPr>
        <w:fldChar w:fldCharType="end"/>
      </w:r>
      <w:r>
        <w:fldChar w:fldCharType="begin"/>
      </w:r>
      <w:r>
        <w:instrText>HYPERLINK "http://paperpile.com/b/UqA1L6/kQuk" \h</w:instrText>
      </w:r>
      <w:r>
        <w:fldChar w:fldCharType="separate"/>
      </w:r>
      <w:r>
        <w:rPr>
          <w:color w:val="000000"/>
        </w:rPr>
        <w:t xml:space="preserve">, </w:t>
      </w:r>
      <w:r>
        <w:rPr>
          <w:color w:val="000000"/>
        </w:rPr>
        <w:fldChar w:fldCharType="end"/>
      </w:r>
      <w:r>
        <w:fldChar w:fldCharType="begin"/>
      </w:r>
      <w:r>
        <w:instrText>HYPERLINK "http://paperpile.com/b/UqA1L6/kQuk" \h</w:instrText>
      </w:r>
      <w:r>
        <w:fldChar w:fldCharType="separate"/>
      </w:r>
      <w:r>
        <w:rPr>
          <w:i/>
          <w:color w:val="000000"/>
        </w:rPr>
        <w:t>217</w:t>
      </w:r>
      <w:r>
        <w:rPr>
          <w:i/>
          <w:color w:val="000000"/>
        </w:rPr>
        <w:fldChar w:fldCharType="end"/>
      </w:r>
      <w:r>
        <w:fldChar w:fldCharType="begin"/>
      </w:r>
      <w:r>
        <w:instrText>HYPERLINK "http://paperpile.com/b/UqA1L6/kQuk" \h</w:instrText>
      </w:r>
      <w:r>
        <w:fldChar w:fldCharType="separate"/>
      </w:r>
      <w:r>
        <w:rPr>
          <w:color w:val="000000"/>
        </w:rPr>
        <w:t>(1), 1–11.</w:t>
      </w:r>
      <w:r>
        <w:rPr>
          <w:color w:val="000000"/>
        </w:rPr>
        <w:fldChar w:fldCharType="end"/>
      </w:r>
    </w:p>
    <w:p w14:paraId="13A7BF2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"http://paperpile.com/b/UqA1L6/JVCS8" \h</w:instrText>
      </w:r>
      <w:r>
        <w:fldChar w:fldCharType="separate"/>
      </w:r>
      <w:proofErr w:type="spellStart"/>
      <w:r>
        <w:rPr>
          <w:color w:val="000000"/>
        </w:rPr>
        <w:t>Mahadevaraju</w:t>
      </w:r>
      <w:proofErr w:type="spellEnd"/>
      <w:r>
        <w:rPr>
          <w:color w:val="000000"/>
        </w:rPr>
        <w:t xml:space="preserve">, S., Fear, J. M., </w:t>
      </w:r>
      <w:proofErr w:type="spellStart"/>
      <w:r>
        <w:rPr>
          <w:color w:val="000000"/>
        </w:rPr>
        <w:t>Akeju</w:t>
      </w:r>
      <w:proofErr w:type="spellEnd"/>
      <w:r>
        <w:rPr>
          <w:color w:val="000000"/>
        </w:rPr>
        <w:t xml:space="preserve">, M., </w:t>
      </w:r>
      <w:proofErr w:type="spellStart"/>
      <w:r>
        <w:rPr>
          <w:color w:val="000000"/>
        </w:rPr>
        <w:t>Galletta</w:t>
      </w:r>
      <w:proofErr w:type="spellEnd"/>
      <w:r>
        <w:rPr>
          <w:color w:val="000000"/>
        </w:rPr>
        <w:t xml:space="preserve">, B. J., Pinheiro, M. M. L. S., Avelino, C. C., Cabral-de-Mello, D. C., Conlon, K., </w:t>
      </w:r>
      <w:proofErr w:type="spellStart"/>
      <w:r>
        <w:rPr>
          <w:color w:val="000000"/>
        </w:rPr>
        <w:t>Dell’Orso</w:t>
      </w:r>
      <w:proofErr w:type="spellEnd"/>
      <w:r>
        <w:rPr>
          <w:color w:val="000000"/>
        </w:rPr>
        <w:t xml:space="preserve">, S., </w:t>
      </w:r>
      <w:proofErr w:type="spellStart"/>
      <w:r>
        <w:rPr>
          <w:color w:val="000000"/>
        </w:rPr>
        <w:t>Demere</w:t>
      </w:r>
      <w:proofErr w:type="spellEnd"/>
      <w:r>
        <w:rPr>
          <w:color w:val="000000"/>
        </w:rPr>
        <w:t xml:space="preserve">, Z., </w:t>
      </w:r>
      <w:proofErr w:type="spellStart"/>
      <w:r>
        <w:rPr>
          <w:color w:val="000000"/>
        </w:rPr>
        <w:t>Mansuria</w:t>
      </w:r>
      <w:proofErr w:type="spellEnd"/>
      <w:r>
        <w:rPr>
          <w:color w:val="000000"/>
        </w:rPr>
        <w:t xml:space="preserve">, K., Mendonça, C. A., Palacios-Gimenez, O. M., Ross, E., Savery, M., Yu, K., Smith, H. E., </w:t>
      </w:r>
      <w:proofErr w:type="spellStart"/>
      <w:r>
        <w:rPr>
          <w:color w:val="000000"/>
        </w:rPr>
        <w:t>Sartorelli</w:t>
      </w:r>
      <w:proofErr w:type="spellEnd"/>
      <w:r>
        <w:rPr>
          <w:color w:val="000000"/>
        </w:rPr>
        <w:t xml:space="preserve">, V., Yang, H., … Oliver, B. (2021). Dynamic sex chromosome expression in Drosophila male germ cells. </w:t>
      </w:r>
      <w:r>
        <w:rPr>
          <w:color w:val="000000"/>
        </w:rPr>
        <w:fldChar w:fldCharType="end"/>
      </w:r>
      <w:r>
        <w:fldChar w:fldCharType="begin"/>
      </w:r>
      <w:r>
        <w:instrText>HYPERLINK "http://paperpile.com/b/UqA1L6/JVCS8" \h</w:instrText>
      </w:r>
      <w:r>
        <w:fldChar w:fldCharType="separate"/>
      </w:r>
      <w:r>
        <w:rPr>
          <w:i/>
          <w:color w:val="000000"/>
        </w:rPr>
        <w:t>Nature Communications</w:t>
      </w:r>
      <w:r>
        <w:rPr>
          <w:i/>
          <w:color w:val="000000"/>
        </w:rPr>
        <w:fldChar w:fldCharType="end"/>
      </w:r>
      <w:r>
        <w:fldChar w:fldCharType="begin"/>
      </w:r>
      <w:r>
        <w:instrText>HYPERLINK "http://paperpile.com/b/UqA1L6/JVCS8" \h</w:instrText>
      </w:r>
      <w:r>
        <w:fldChar w:fldCharType="separate"/>
      </w:r>
      <w:r>
        <w:rPr>
          <w:color w:val="000000"/>
        </w:rPr>
        <w:t xml:space="preserve">, </w:t>
      </w:r>
      <w:r>
        <w:rPr>
          <w:color w:val="000000"/>
        </w:rPr>
        <w:fldChar w:fldCharType="end"/>
      </w:r>
      <w:r>
        <w:fldChar w:fldCharType="begin"/>
      </w:r>
      <w:r>
        <w:instrText>HYPERLINK "http://paperpile.com/b/UqA1L6/JVCS8" \h</w:instrText>
      </w:r>
      <w:r>
        <w:fldChar w:fldCharType="separate"/>
      </w:r>
      <w:r>
        <w:rPr>
          <w:i/>
          <w:color w:val="000000"/>
        </w:rPr>
        <w:t>12</w:t>
      </w:r>
      <w:r>
        <w:rPr>
          <w:i/>
          <w:color w:val="000000"/>
        </w:rPr>
        <w:fldChar w:fldCharType="end"/>
      </w:r>
      <w:r>
        <w:fldChar w:fldCharType="begin"/>
      </w:r>
      <w:r>
        <w:instrText>HYPERLINK "http://paperpile.com/b/UqA1L6/JVCS8" \h</w:instrText>
      </w:r>
      <w:r>
        <w:fldChar w:fldCharType="separate"/>
      </w:r>
      <w:r>
        <w:rPr>
          <w:color w:val="000000"/>
        </w:rPr>
        <w:t>(1), 892.</w:t>
      </w:r>
      <w:r>
        <w:rPr>
          <w:color w:val="000000"/>
        </w:rPr>
        <w:fldChar w:fldCharType="end"/>
      </w:r>
    </w:p>
    <w:p w14:paraId="255C16C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"http://paperpile.com/b/UqA1L6/38IN" \h</w:instrText>
      </w:r>
      <w:r>
        <w:fldChar w:fldCharType="separate"/>
      </w:r>
      <w:r>
        <w:rPr>
          <w:color w:val="000000"/>
        </w:rPr>
        <w:t xml:space="preserve">Mank, J. E. (2013). Sex chromosome dosage compensation: </w:t>
      </w:r>
      <w:proofErr w:type="gramStart"/>
      <w:r>
        <w:rPr>
          <w:color w:val="000000"/>
        </w:rPr>
        <w:t>definitely not</w:t>
      </w:r>
      <w:proofErr w:type="gramEnd"/>
      <w:r>
        <w:rPr>
          <w:color w:val="000000"/>
        </w:rPr>
        <w:t xml:space="preserve"> for everyone. </w:t>
      </w:r>
      <w:r>
        <w:rPr>
          <w:color w:val="000000"/>
        </w:rPr>
        <w:fldChar w:fldCharType="end"/>
      </w:r>
      <w:r>
        <w:fldChar w:fldCharType="begin"/>
      </w:r>
      <w:r>
        <w:instrText>HYPERLINK "http://paperpile.com/b/UqA1L6/38IN" \h</w:instrText>
      </w:r>
      <w:r>
        <w:fldChar w:fldCharType="separate"/>
      </w:r>
      <w:r>
        <w:rPr>
          <w:i/>
          <w:color w:val="000000"/>
        </w:rPr>
        <w:t>Trends in Genetics: TIG</w:t>
      </w:r>
      <w:r>
        <w:rPr>
          <w:i/>
          <w:color w:val="000000"/>
        </w:rPr>
        <w:fldChar w:fldCharType="end"/>
      </w:r>
      <w:r>
        <w:fldChar w:fldCharType="begin"/>
      </w:r>
      <w:r>
        <w:instrText>HYPERLINK "http://paperpile.com/b/UqA1L6/38IN" \h</w:instrText>
      </w:r>
      <w:r>
        <w:fldChar w:fldCharType="separate"/>
      </w:r>
      <w:r>
        <w:rPr>
          <w:color w:val="000000"/>
        </w:rPr>
        <w:t xml:space="preserve">, </w:t>
      </w:r>
      <w:r>
        <w:rPr>
          <w:color w:val="000000"/>
        </w:rPr>
        <w:fldChar w:fldCharType="end"/>
      </w:r>
      <w:r>
        <w:fldChar w:fldCharType="begin"/>
      </w:r>
      <w:r>
        <w:instrText>HYPERLINK "http://paperpile.com/b/UqA1L6/38IN" \h</w:instrText>
      </w:r>
      <w:r>
        <w:fldChar w:fldCharType="separate"/>
      </w:r>
      <w:r>
        <w:rPr>
          <w:i/>
          <w:color w:val="000000"/>
        </w:rPr>
        <w:t>29</w:t>
      </w:r>
      <w:r>
        <w:rPr>
          <w:i/>
          <w:color w:val="000000"/>
        </w:rPr>
        <w:fldChar w:fldCharType="end"/>
      </w:r>
      <w:r>
        <w:fldChar w:fldCharType="begin"/>
      </w:r>
      <w:r>
        <w:instrText>HYPERLINK "http://paperpile.com/b/UqA1L6/38IN" \h</w:instrText>
      </w:r>
      <w:r>
        <w:fldChar w:fldCharType="separate"/>
      </w:r>
      <w:r>
        <w:rPr>
          <w:color w:val="000000"/>
        </w:rPr>
        <w:t>(12), 677–683.</w:t>
      </w:r>
      <w:r>
        <w:rPr>
          <w:color w:val="000000"/>
        </w:rPr>
        <w:fldChar w:fldCharType="end"/>
      </w:r>
    </w:p>
    <w:p w14:paraId="58E2963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"http://paperpile.com/b/UqA1L6/k0oq" \h</w:instrText>
      </w:r>
      <w:r>
        <w:fldChar w:fldCharType="separate"/>
      </w:r>
      <w:r>
        <w:rPr>
          <w:color w:val="000000"/>
        </w:rPr>
        <w:t xml:space="preserve">McCarthy, D. J., Campbell, K. R., Lun, A. T. L., &amp; Wills, Q. F. (2017). </w:t>
      </w:r>
      <w:proofErr w:type="spellStart"/>
      <w:r>
        <w:rPr>
          <w:color w:val="000000"/>
        </w:rPr>
        <w:t>Scater</w:t>
      </w:r>
      <w:proofErr w:type="spellEnd"/>
      <w:r>
        <w:rPr>
          <w:color w:val="000000"/>
        </w:rPr>
        <w:t>: pre-processing, quality control, normalization and visualization of single-cell RNA-</w:t>
      </w:r>
      <w:proofErr w:type="spellStart"/>
      <w:r>
        <w:rPr>
          <w:color w:val="000000"/>
        </w:rPr>
        <w:t>seq</w:t>
      </w:r>
      <w:proofErr w:type="spellEnd"/>
      <w:r>
        <w:rPr>
          <w:color w:val="000000"/>
        </w:rPr>
        <w:t xml:space="preserve"> data in R. </w:t>
      </w:r>
      <w:r>
        <w:rPr>
          <w:color w:val="000000"/>
        </w:rPr>
        <w:fldChar w:fldCharType="end"/>
      </w:r>
      <w:r>
        <w:fldChar w:fldCharType="begin"/>
      </w:r>
      <w:r>
        <w:instrText>HYPERLINK "http://paperpile.com/b/UqA1L6/k0oq" \h</w:instrText>
      </w:r>
      <w:r>
        <w:fldChar w:fldCharType="separate"/>
      </w:r>
      <w:r>
        <w:rPr>
          <w:i/>
          <w:color w:val="000000"/>
        </w:rPr>
        <w:t xml:space="preserve">Bioinformatics </w:t>
      </w:r>
      <w:r>
        <w:rPr>
          <w:i/>
          <w:color w:val="000000"/>
        </w:rPr>
        <w:fldChar w:fldCharType="end"/>
      </w:r>
      <w:r>
        <w:fldChar w:fldCharType="begin"/>
      </w:r>
      <w:r>
        <w:instrText>HYPERLINK "http://paperpile.com/b/UqA1L6/k0oq" \h</w:instrText>
      </w:r>
      <w:r>
        <w:fldChar w:fldCharType="separate"/>
      </w:r>
      <w:r>
        <w:rPr>
          <w:color w:val="000000"/>
        </w:rPr>
        <w:t xml:space="preserve">, </w:t>
      </w:r>
      <w:r>
        <w:rPr>
          <w:color w:val="000000"/>
        </w:rPr>
        <w:fldChar w:fldCharType="end"/>
      </w:r>
      <w:r>
        <w:fldChar w:fldCharType="begin"/>
      </w:r>
      <w:r>
        <w:instrText>HYPERLINK "http://paperpile.com/b/UqA1L6/k0oq" \h</w:instrText>
      </w:r>
      <w:r>
        <w:fldChar w:fldCharType="separate"/>
      </w:r>
      <w:r>
        <w:rPr>
          <w:i/>
          <w:color w:val="000000"/>
        </w:rPr>
        <w:t>33</w:t>
      </w:r>
      <w:r>
        <w:rPr>
          <w:i/>
          <w:color w:val="000000"/>
        </w:rPr>
        <w:fldChar w:fldCharType="end"/>
      </w:r>
      <w:r>
        <w:fldChar w:fldCharType="begin"/>
      </w:r>
      <w:r>
        <w:instrText>HYPERLINK "http://paperpile.com/b/UqA1L6/k0oq" \h</w:instrText>
      </w:r>
      <w:r>
        <w:fldChar w:fldCharType="separate"/>
      </w:r>
      <w:r>
        <w:rPr>
          <w:color w:val="000000"/>
        </w:rPr>
        <w:t>(8), 1179–1186.</w:t>
      </w:r>
      <w:r>
        <w:rPr>
          <w:color w:val="000000"/>
        </w:rPr>
        <w:fldChar w:fldCharType="end"/>
      </w:r>
    </w:p>
    <w:p w14:paraId="07A90E6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"http://paperpile.com/b/UqA1L6/kMWD" \h</w:instrText>
      </w:r>
      <w:r>
        <w:fldChar w:fldCharType="separate"/>
      </w:r>
      <w:r>
        <w:rPr>
          <w:color w:val="000000"/>
        </w:rPr>
        <w:t xml:space="preserve">McGinnis, C. S., Murrow, L. M., &amp; Gartner, Z. J. (2019). </w:t>
      </w:r>
      <w:proofErr w:type="spellStart"/>
      <w:r>
        <w:rPr>
          <w:color w:val="000000"/>
        </w:rPr>
        <w:t>DoubletFinder</w:t>
      </w:r>
      <w:proofErr w:type="spellEnd"/>
      <w:r>
        <w:rPr>
          <w:color w:val="000000"/>
        </w:rPr>
        <w:t xml:space="preserve">: Doublet Detection in Single-Cell RNA Sequencing Data Using Artificial Nearest </w:t>
      </w:r>
      <w:proofErr w:type="spellStart"/>
      <w:r>
        <w:rPr>
          <w:color w:val="000000"/>
        </w:rPr>
        <w:t>Neighbors</w:t>
      </w:r>
      <w:proofErr w:type="spellEnd"/>
      <w:r>
        <w:rPr>
          <w:color w:val="000000"/>
        </w:rPr>
        <w:t xml:space="preserve">. </w:t>
      </w:r>
      <w:r>
        <w:rPr>
          <w:color w:val="000000"/>
        </w:rPr>
        <w:fldChar w:fldCharType="end"/>
      </w:r>
      <w:r>
        <w:fldChar w:fldCharType="begin"/>
      </w:r>
      <w:r>
        <w:instrText>HYPERLINK "http://paperpile.com/b/UqA1L6/kMWD" \h</w:instrText>
      </w:r>
      <w:r>
        <w:fldChar w:fldCharType="separate"/>
      </w:r>
      <w:r>
        <w:rPr>
          <w:i/>
          <w:color w:val="000000"/>
        </w:rPr>
        <w:t>Cell Systems</w:t>
      </w:r>
      <w:r>
        <w:rPr>
          <w:i/>
          <w:color w:val="000000"/>
        </w:rPr>
        <w:fldChar w:fldCharType="end"/>
      </w:r>
      <w:r>
        <w:fldChar w:fldCharType="begin"/>
      </w:r>
      <w:r>
        <w:instrText>HYPERLINK "http://paperpile.com/b/UqA1L6/kMWD" \h</w:instrText>
      </w:r>
      <w:r>
        <w:fldChar w:fldCharType="separate"/>
      </w:r>
      <w:r>
        <w:rPr>
          <w:color w:val="000000"/>
        </w:rPr>
        <w:t xml:space="preserve">, </w:t>
      </w:r>
      <w:r>
        <w:rPr>
          <w:color w:val="000000"/>
        </w:rPr>
        <w:fldChar w:fldCharType="end"/>
      </w:r>
      <w:r>
        <w:fldChar w:fldCharType="begin"/>
      </w:r>
      <w:r>
        <w:instrText>HYPERLINK "http://paperpile.com/b/UqA1L6/kMWD" \h</w:instrText>
      </w:r>
      <w:r>
        <w:fldChar w:fldCharType="separate"/>
      </w:r>
      <w:r>
        <w:rPr>
          <w:i/>
          <w:color w:val="000000"/>
        </w:rPr>
        <w:t>8</w:t>
      </w:r>
      <w:r>
        <w:rPr>
          <w:i/>
          <w:color w:val="000000"/>
        </w:rPr>
        <w:fldChar w:fldCharType="end"/>
      </w:r>
      <w:r>
        <w:fldChar w:fldCharType="begin"/>
      </w:r>
      <w:r>
        <w:instrText>HYPERLINK "http://paperpile.com/b/UqA1L6/kMWD" \h</w:instrText>
      </w:r>
      <w:r>
        <w:fldChar w:fldCharType="separate"/>
      </w:r>
      <w:r>
        <w:rPr>
          <w:color w:val="000000"/>
        </w:rPr>
        <w:t>(4), 329–337.e4.</w:t>
      </w:r>
      <w:r>
        <w:rPr>
          <w:color w:val="000000"/>
        </w:rPr>
        <w:fldChar w:fldCharType="end"/>
      </w:r>
    </w:p>
    <w:p w14:paraId="7B9B34A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"http://paperpile.com/b/UqA1L6/zvat" \h</w:instrText>
      </w:r>
      <w:r>
        <w:fldChar w:fldCharType="separate"/>
      </w:r>
      <w:r>
        <w:rPr>
          <w:color w:val="000000"/>
        </w:rPr>
        <w:t xml:space="preserve">McKee, B. D., &amp; Handel, M. A. (1993). Sex chromosomes, recombination, and chromatin conformation. </w:t>
      </w:r>
      <w:r>
        <w:rPr>
          <w:color w:val="000000"/>
        </w:rPr>
        <w:fldChar w:fldCharType="end"/>
      </w:r>
      <w:r>
        <w:fldChar w:fldCharType="begin"/>
      </w:r>
      <w:r>
        <w:instrText>HYPERLINK "http://paperpile.com/b/UqA1L6/zvat" \h</w:instrText>
      </w:r>
      <w:r>
        <w:fldChar w:fldCharType="separate"/>
      </w:r>
      <w:proofErr w:type="spellStart"/>
      <w:r>
        <w:rPr>
          <w:i/>
          <w:color w:val="000000"/>
        </w:rPr>
        <w:t>Chromosoma</w:t>
      </w:r>
      <w:proofErr w:type="spellEnd"/>
      <w:r>
        <w:rPr>
          <w:i/>
          <w:color w:val="000000"/>
        </w:rPr>
        <w:fldChar w:fldCharType="end"/>
      </w:r>
      <w:r>
        <w:fldChar w:fldCharType="begin"/>
      </w:r>
      <w:r>
        <w:instrText>HYPERLINK "http://paperpile.com/b/UqA1L6/zvat" \h</w:instrText>
      </w:r>
      <w:r>
        <w:fldChar w:fldCharType="separate"/>
      </w:r>
      <w:r>
        <w:rPr>
          <w:color w:val="000000"/>
        </w:rPr>
        <w:t xml:space="preserve">, </w:t>
      </w:r>
      <w:r>
        <w:rPr>
          <w:color w:val="000000"/>
        </w:rPr>
        <w:fldChar w:fldCharType="end"/>
      </w:r>
      <w:r>
        <w:fldChar w:fldCharType="begin"/>
      </w:r>
      <w:r>
        <w:instrText>HYPERLINK "http://paperpile.com/b/UqA1L6/zvat" \h</w:instrText>
      </w:r>
      <w:r>
        <w:fldChar w:fldCharType="separate"/>
      </w:r>
      <w:r>
        <w:rPr>
          <w:i/>
          <w:color w:val="000000"/>
        </w:rPr>
        <w:t>102</w:t>
      </w:r>
      <w:r>
        <w:rPr>
          <w:i/>
          <w:color w:val="000000"/>
        </w:rPr>
        <w:fldChar w:fldCharType="end"/>
      </w:r>
      <w:r>
        <w:fldChar w:fldCharType="begin"/>
      </w:r>
      <w:r>
        <w:instrText>HYPERLINK "http://paperpile.com/b/UqA1L6/zvat" \h</w:instrText>
      </w:r>
      <w:r>
        <w:fldChar w:fldCharType="separate"/>
      </w:r>
      <w:r>
        <w:rPr>
          <w:color w:val="000000"/>
        </w:rPr>
        <w:t>(2), 71–80.</w:t>
      </w:r>
      <w:r>
        <w:rPr>
          <w:color w:val="000000"/>
        </w:rPr>
        <w:fldChar w:fldCharType="end"/>
      </w:r>
    </w:p>
    <w:p w14:paraId="0C3FC85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"http://paperpile.com/b/UqA1L6/RJea" \h</w:instrText>
      </w:r>
      <w:r>
        <w:fldChar w:fldCharType="separate"/>
      </w:r>
      <w:r>
        <w:rPr>
          <w:color w:val="000000"/>
        </w:rPr>
        <w:t xml:space="preserve">Meade, L. C., Dinneen, D., Kad, R., Lynch, D. M., Fowler, K., &amp; Pomiankowski, A. (2019). Ejaculate sperm number compensation in stalk-eyed flies carrying a selfish meiotic drive element. </w:t>
      </w:r>
      <w:r>
        <w:rPr>
          <w:color w:val="000000"/>
        </w:rPr>
        <w:fldChar w:fldCharType="end"/>
      </w:r>
      <w:r>
        <w:fldChar w:fldCharType="begin"/>
      </w:r>
      <w:r>
        <w:instrText>HYPERLINK "http://paperpile.com/b/UqA1L6/RJea" \h</w:instrText>
      </w:r>
      <w:r>
        <w:fldChar w:fldCharType="separate"/>
      </w:r>
      <w:r>
        <w:rPr>
          <w:i/>
          <w:color w:val="000000"/>
        </w:rPr>
        <w:t>Heredity</w:t>
      </w:r>
      <w:r>
        <w:rPr>
          <w:i/>
          <w:color w:val="000000"/>
        </w:rPr>
        <w:fldChar w:fldCharType="end"/>
      </w:r>
      <w:r>
        <w:fldChar w:fldCharType="begin"/>
      </w:r>
      <w:r>
        <w:instrText>HYPERLINK "http://paperpile.com/b/UqA1L6/RJea" \h</w:instrText>
      </w:r>
      <w:r>
        <w:fldChar w:fldCharType="separate"/>
      </w:r>
      <w:r>
        <w:rPr>
          <w:color w:val="000000"/>
        </w:rPr>
        <w:t xml:space="preserve">, </w:t>
      </w:r>
      <w:r>
        <w:rPr>
          <w:color w:val="000000"/>
        </w:rPr>
        <w:fldChar w:fldCharType="end"/>
      </w:r>
      <w:r>
        <w:fldChar w:fldCharType="begin"/>
      </w:r>
      <w:r>
        <w:instrText>HYPERLINK "http://paperpile.com/b/UqA1L6/RJea" \h</w:instrText>
      </w:r>
      <w:r>
        <w:fldChar w:fldCharType="separate"/>
      </w:r>
      <w:r>
        <w:rPr>
          <w:i/>
          <w:color w:val="000000"/>
        </w:rPr>
        <w:t>122</w:t>
      </w:r>
      <w:r>
        <w:rPr>
          <w:i/>
          <w:color w:val="000000"/>
        </w:rPr>
        <w:fldChar w:fldCharType="end"/>
      </w:r>
      <w:r>
        <w:fldChar w:fldCharType="begin"/>
      </w:r>
      <w:r>
        <w:instrText>HYPERLINK "http://paperpile.com/b/UqA1L6/RJea" \h</w:instrText>
      </w:r>
      <w:r>
        <w:fldChar w:fldCharType="separate"/>
      </w:r>
      <w:r>
        <w:rPr>
          <w:color w:val="000000"/>
        </w:rPr>
        <w:t>(6), 916–926.</w:t>
      </w:r>
      <w:r>
        <w:rPr>
          <w:color w:val="000000"/>
        </w:rPr>
        <w:fldChar w:fldCharType="end"/>
      </w:r>
    </w:p>
    <w:p w14:paraId="05F51A4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"http://paperpile.com/b/UqA1L6/zxeO" \h</w:instrText>
      </w:r>
      <w:r>
        <w:fldChar w:fldCharType="separate"/>
      </w:r>
      <w:r>
        <w:rPr>
          <w:color w:val="000000"/>
        </w:rPr>
        <w:t xml:space="preserve">Meiklejohn, C. D., </w:t>
      </w:r>
      <w:proofErr w:type="spellStart"/>
      <w:r>
        <w:rPr>
          <w:color w:val="000000"/>
        </w:rPr>
        <w:t>Landeen</w:t>
      </w:r>
      <w:proofErr w:type="spellEnd"/>
      <w:r>
        <w:rPr>
          <w:color w:val="000000"/>
        </w:rPr>
        <w:t xml:space="preserve">, E. L., Cook, J. M., </w:t>
      </w:r>
      <w:proofErr w:type="spellStart"/>
      <w:r>
        <w:rPr>
          <w:color w:val="000000"/>
        </w:rPr>
        <w:t>Kingan</w:t>
      </w:r>
      <w:proofErr w:type="spellEnd"/>
      <w:r>
        <w:rPr>
          <w:color w:val="000000"/>
        </w:rPr>
        <w:t xml:space="preserve">, S. B., &amp; Presgraves, D. C. (2011). Sex chromosome-specific regulation in the Drosophila male germline but little evidence for chromosomal dosage compensation or meiotic inactivation. </w:t>
      </w:r>
      <w:r>
        <w:rPr>
          <w:color w:val="000000"/>
        </w:rPr>
        <w:fldChar w:fldCharType="end"/>
      </w:r>
      <w:r>
        <w:fldChar w:fldCharType="begin"/>
      </w:r>
      <w:r>
        <w:instrText>HYPERLINK "http://paperpile.com/b/UqA1L6/zxeO"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"http://paperpile.com/b/UqA1L6/zxeO" \h</w:instrText>
      </w:r>
      <w:r>
        <w:fldChar w:fldCharType="separate"/>
      </w:r>
      <w:r>
        <w:rPr>
          <w:color w:val="000000"/>
        </w:rPr>
        <w:t xml:space="preserve">, </w:t>
      </w:r>
      <w:r>
        <w:rPr>
          <w:color w:val="000000"/>
        </w:rPr>
        <w:fldChar w:fldCharType="end"/>
      </w:r>
      <w:r>
        <w:fldChar w:fldCharType="begin"/>
      </w:r>
      <w:r>
        <w:instrText>HYPERLINK "http://paperpile.com/b/UqA1L6/zxeO" \h</w:instrText>
      </w:r>
      <w:r>
        <w:fldChar w:fldCharType="separate"/>
      </w:r>
      <w:r>
        <w:rPr>
          <w:i/>
          <w:color w:val="000000"/>
        </w:rPr>
        <w:t>9</w:t>
      </w:r>
      <w:r>
        <w:rPr>
          <w:i/>
          <w:color w:val="000000"/>
        </w:rPr>
        <w:fldChar w:fldCharType="end"/>
      </w:r>
      <w:r>
        <w:fldChar w:fldCharType="begin"/>
      </w:r>
      <w:r>
        <w:instrText>HYPERLINK "http://paperpile.com/b/UqA1L6/zxeO" \h</w:instrText>
      </w:r>
      <w:r>
        <w:fldChar w:fldCharType="separate"/>
      </w:r>
      <w:r>
        <w:rPr>
          <w:color w:val="000000"/>
        </w:rPr>
        <w:t>(8), e1001126.</w:t>
      </w:r>
      <w:r>
        <w:rPr>
          <w:color w:val="000000"/>
        </w:rPr>
        <w:fldChar w:fldCharType="end"/>
      </w:r>
    </w:p>
    <w:p w14:paraId="26FEE95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"http://paperpile.com/b/UqA1L6/08Ht" \h</w:instrText>
      </w:r>
      <w:r>
        <w:fldChar w:fldCharType="separate"/>
      </w:r>
      <w:r>
        <w:rPr>
          <w:color w:val="000000"/>
        </w:rPr>
        <w:t xml:space="preserve">Meiklejohn, C. D., &amp; Tao, Y. (2010). Genetic conflict and sex chromosome evolution. </w:t>
      </w:r>
      <w:r>
        <w:rPr>
          <w:color w:val="000000"/>
        </w:rPr>
        <w:fldChar w:fldCharType="end"/>
      </w:r>
      <w:r>
        <w:fldChar w:fldCharType="begin"/>
      </w:r>
      <w:r>
        <w:instrText>HYPERLINK "http://paperpile.com/b/UqA1L6/08Ht" \h</w:instrText>
      </w:r>
      <w:r>
        <w:fldChar w:fldCharType="separate"/>
      </w:r>
      <w:r>
        <w:rPr>
          <w:i/>
          <w:color w:val="000000"/>
        </w:rPr>
        <w:t>Trends in Ecology &amp; Evolution</w:t>
      </w:r>
      <w:r>
        <w:rPr>
          <w:i/>
          <w:color w:val="000000"/>
        </w:rPr>
        <w:fldChar w:fldCharType="end"/>
      </w:r>
      <w:r>
        <w:fldChar w:fldCharType="begin"/>
      </w:r>
      <w:r>
        <w:instrText>HYPERLINK "http://paperpile.com/b/UqA1L6/08Ht" \h</w:instrText>
      </w:r>
      <w:r>
        <w:fldChar w:fldCharType="separate"/>
      </w:r>
      <w:r>
        <w:rPr>
          <w:color w:val="000000"/>
        </w:rPr>
        <w:t xml:space="preserve">, </w:t>
      </w:r>
      <w:r>
        <w:rPr>
          <w:color w:val="000000"/>
        </w:rPr>
        <w:fldChar w:fldCharType="end"/>
      </w:r>
      <w:r>
        <w:fldChar w:fldCharType="begin"/>
      </w:r>
      <w:r>
        <w:instrText>HYPERLINK "http://paperpile.com/b/UqA1L6/08Ht" \h</w:instrText>
      </w:r>
      <w:r>
        <w:fldChar w:fldCharType="separate"/>
      </w:r>
      <w:r>
        <w:rPr>
          <w:i/>
          <w:color w:val="000000"/>
        </w:rPr>
        <w:t>25</w:t>
      </w:r>
      <w:r>
        <w:rPr>
          <w:i/>
          <w:color w:val="000000"/>
        </w:rPr>
        <w:fldChar w:fldCharType="end"/>
      </w:r>
      <w:r>
        <w:fldChar w:fldCharType="begin"/>
      </w:r>
      <w:r>
        <w:instrText>HYPERLINK "http://paperpile.com/b/UqA1L6/08Ht" \h</w:instrText>
      </w:r>
      <w:r>
        <w:fldChar w:fldCharType="separate"/>
      </w:r>
      <w:r>
        <w:rPr>
          <w:color w:val="000000"/>
        </w:rPr>
        <w:t>(4), 215–223.</w:t>
      </w:r>
      <w:r>
        <w:rPr>
          <w:color w:val="000000"/>
        </w:rPr>
        <w:fldChar w:fldCharType="end"/>
      </w:r>
    </w:p>
    <w:p w14:paraId="1C4B9C7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"http://paperpile.com/b/UqA1L6/0h7J" \h</w:instrText>
      </w:r>
      <w:r>
        <w:fldChar w:fldCharType="separate"/>
      </w:r>
      <w:r>
        <w:rPr>
          <w:color w:val="000000"/>
        </w:rPr>
        <w:t xml:space="preserve">Mikhaylova, L. M., &amp; </w:t>
      </w:r>
      <w:proofErr w:type="spellStart"/>
      <w:r>
        <w:rPr>
          <w:color w:val="000000"/>
        </w:rPr>
        <w:t>Nurminsky</w:t>
      </w:r>
      <w:proofErr w:type="spellEnd"/>
      <w:r>
        <w:rPr>
          <w:color w:val="000000"/>
        </w:rPr>
        <w:t xml:space="preserve">, D. I. (2011). Lack of global meiotic sex chromosome inactivation, and paucity of tissue-specific gene expression on the Drosophila X chromosome. </w:t>
      </w:r>
      <w:r>
        <w:rPr>
          <w:color w:val="000000"/>
        </w:rPr>
        <w:fldChar w:fldCharType="end"/>
      </w:r>
      <w:r>
        <w:fldChar w:fldCharType="begin"/>
      </w:r>
      <w:r>
        <w:instrText>HYPERLINK "http://paperpile.com/b/UqA1L6/0h7J" \h</w:instrText>
      </w:r>
      <w:r>
        <w:fldChar w:fldCharType="separate"/>
      </w:r>
      <w:r>
        <w:rPr>
          <w:i/>
          <w:color w:val="000000"/>
        </w:rPr>
        <w:t>BMC Biology</w:t>
      </w:r>
      <w:r>
        <w:rPr>
          <w:i/>
          <w:color w:val="000000"/>
        </w:rPr>
        <w:fldChar w:fldCharType="end"/>
      </w:r>
      <w:r>
        <w:fldChar w:fldCharType="begin"/>
      </w:r>
      <w:r>
        <w:instrText>HYPERLINK "http://paperpile.com/b/UqA1L6/0h7J" \h</w:instrText>
      </w:r>
      <w:r>
        <w:fldChar w:fldCharType="separate"/>
      </w:r>
      <w:r>
        <w:rPr>
          <w:color w:val="000000"/>
        </w:rPr>
        <w:t xml:space="preserve">, </w:t>
      </w:r>
      <w:r>
        <w:rPr>
          <w:color w:val="000000"/>
        </w:rPr>
        <w:fldChar w:fldCharType="end"/>
      </w:r>
      <w:r>
        <w:fldChar w:fldCharType="begin"/>
      </w:r>
      <w:r>
        <w:instrText>HYPERLINK "http://paperpile.com/b/UqA1L6/0h7J" \h</w:instrText>
      </w:r>
      <w:r>
        <w:fldChar w:fldCharType="separate"/>
      </w:r>
      <w:r>
        <w:rPr>
          <w:i/>
          <w:color w:val="000000"/>
        </w:rPr>
        <w:t>9</w:t>
      </w:r>
      <w:r>
        <w:rPr>
          <w:i/>
          <w:color w:val="000000"/>
        </w:rPr>
        <w:fldChar w:fldCharType="end"/>
      </w:r>
      <w:r>
        <w:fldChar w:fldCharType="begin"/>
      </w:r>
      <w:r>
        <w:instrText>HYPERLINK "http://paperpile.com/b/UqA1L6/0h7J" \h</w:instrText>
      </w:r>
      <w:r>
        <w:fldChar w:fldCharType="separate"/>
      </w:r>
      <w:r>
        <w:rPr>
          <w:color w:val="000000"/>
        </w:rPr>
        <w:t>(1), 29.</w:t>
      </w:r>
      <w:r>
        <w:rPr>
          <w:color w:val="000000"/>
        </w:rPr>
        <w:fldChar w:fldCharType="end"/>
      </w:r>
    </w:p>
    <w:p w14:paraId="1BBEF2A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"http://paperpile.com/b/UqA1L6/EDFZ" \h</w:instrText>
      </w:r>
      <w:r>
        <w:fldChar w:fldCharType="separate"/>
      </w:r>
      <w:r>
        <w:rPr>
          <w:color w:val="000000"/>
        </w:rPr>
        <w:t xml:space="preserve">Montgomery, S. H., &amp; Mank, J. E. (2016). Inferring regulatory change from gene expression: the confounding effects of tissue scaling. </w:t>
      </w:r>
      <w:r>
        <w:rPr>
          <w:color w:val="000000"/>
        </w:rPr>
        <w:fldChar w:fldCharType="end"/>
      </w:r>
      <w:r>
        <w:fldChar w:fldCharType="begin"/>
      </w:r>
      <w:r>
        <w:instrText>HYPERLINK "http://paperpile.com/b/UqA1L6/EDFZ" \h</w:instrText>
      </w:r>
      <w:r>
        <w:fldChar w:fldCharType="separate"/>
      </w:r>
      <w:r>
        <w:rPr>
          <w:i/>
          <w:color w:val="000000"/>
        </w:rPr>
        <w:t>Molecular Ecology</w:t>
      </w:r>
      <w:r>
        <w:rPr>
          <w:i/>
          <w:color w:val="000000"/>
        </w:rPr>
        <w:fldChar w:fldCharType="end"/>
      </w:r>
      <w:r>
        <w:fldChar w:fldCharType="begin"/>
      </w:r>
      <w:r>
        <w:instrText>HYPERLINK "http://paperpile.com/b/UqA1L6/EDFZ" \h</w:instrText>
      </w:r>
      <w:r>
        <w:fldChar w:fldCharType="separate"/>
      </w:r>
      <w:r>
        <w:rPr>
          <w:color w:val="000000"/>
        </w:rPr>
        <w:t xml:space="preserve">, </w:t>
      </w:r>
      <w:r>
        <w:rPr>
          <w:color w:val="000000"/>
        </w:rPr>
        <w:fldChar w:fldCharType="end"/>
      </w:r>
      <w:r>
        <w:fldChar w:fldCharType="begin"/>
      </w:r>
      <w:r>
        <w:instrText>HYPERLINK "http://paperpile.com/b/UqA1L6/EDFZ" \h</w:instrText>
      </w:r>
      <w:r>
        <w:fldChar w:fldCharType="separate"/>
      </w:r>
      <w:r>
        <w:rPr>
          <w:i/>
          <w:color w:val="000000"/>
        </w:rPr>
        <w:t>25</w:t>
      </w:r>
      <w:r>
        <w:rPr>
          <w:i/>
          <w:color w:val="000000"/>
        </w:rPr>
        <w:fldChar w:fldCharType="end"/>
      </w:r>
      <w:r>
        <w:fldChar w:fldCharType="begin"/>
      </w:r>
      <w:r>
        <w:instrText>HYPERLINK "http://paperpile.com/b/UqA1L6/EDFZ" \h</w:instrText>
      </w:r>
      <w:r>
        <w:fldChar w:fldCharType="separate"/>
      </w:r>
      <w:r>
        <w:rPr>
          <w:color w:val="000000"/>
        </w:rPr>
        <w:t>(20), 5114–5128.</w:t>
      </w:r>
      <w:r>
        <w:rPr>
          <w:color w:val="000000"/>
        </w:rPr>
        <w:fldChar w:fldCharType="end"/>
      </w:r>
    </w:p>
    <w:p w14:paraId="076FAD9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"http://paperpile.com/b/UqA1L6/0NZQ" \h</w:instrText>
      </w:r>
      <w:r>
        <w:fldChar w:fldCharType="separate"/>
      </w:r>
      <w:proofErr w:type="spellStart"/>
      <w:r>
        <w:rPr>
          <w:color w:val="000000"/>
        </w:rPr>
        <w:t>Mullon</w:t>
      </w:r>
      <w:proofErr w:type="spellEnd"/>
      <w:r>
        <w:rPr>
          <w:color w:val="000000"/>
        </w:rPr>
        <w:t xml:space="preserve">, C., Wright, A. E., Reuter, M., Pomiankowski, A., &amp; Mank, J. E. (2015). Evolution of dosage compensation under sexual selection differs between X and Z chromosomes. </w:t>
      </w:r>
      <w:r>
        <w:rPr>
          <w:color w:val="000000"/>
        </w:rPr>
        <w:fldChar w:fldCharType="end"/>
      </w:r>
      <w:r>
        <w:fldChar w:fldCharType="begin"/>
      </w:r>
      <w:r>
        <w:instrText>HYPERLINK "http://paperpile.com/b/UqA1L6/0NZQ" \h</w:instrText>
      </w:r>
      <w:r>
        <w:fldChar w:fldCharType="separate"/>
      </w:r>
      <w:r>
        <w:rPr>
          <w:i/>
          <w:color w:val="000000"/>
        </w:rPr>
        <w:t>Nature Communications</w:t>
      </w:r>
      <w:r>
        <w:rPr>
          <w:i/>
          <w:color w:val="000000"/>
        </w:rPr>
        <w:fldChar w:fldCharType="end"/>
      </w:r>
      <w:r>
        <w:fldChar w:fldCharType="begin"/>
      </w:r>
      <w:r>
        <w:instrText>HYPERLINK "http://paperpile.com/b/UqA1L6/0NZQ" \h</w:instrText>
      </w:r>
      <w:r>
        <w:fldChar w:fldCharType="separate"/>
      </w:r>
      <w:r>
        <w:rPr>
          <w:color w:val="000000"/>
        </w:rPr>
        <w:t xml:space="preserve">, </w:t>
      </w:r>
      <w:r>
        <w:rPr>
          <w:color w:val="000000"/>
        </w:rPr>
        <w:fldChar w:fldCharType="end"/>
      </w:r>
      <w:r>
        <w:fldChar w:fldCharType="begin"/>
      </w:r>
      <w:r>
        <w:instrText>HYPERLINK "http://paperpile.com/b/UqA1L6/0NZQ" \h</w:instrText>
      </w:r>
      <w:r>
        <w:fldChar w:fldCharType="separate"/>
      </w:r>
      <w:r>
        <w:rPr>
          <w:i/>
          <w:color w:val="000000"/>
        </w:rPr>
        <w:t>6</w:t>
      </w:r>
      <w:r>
        <w:rPr>
          <w:i/>
          <w:color w:val="000000"/>
        </w:rPr>
        <w:fldChar w:fldCharType="end"/>
      </w:r>
      <w:r>
        <w:fldChar w:fldCharType="begin"/>
      </w:r>
      <w:r>
        <w:instrText>HYPERLINK "http://paperpile.com/b/UqA1L6/0NZQ" \h</w:instrText>
      </w:r>
      <w:r>
        <w:fldChar w:fldCharType="separate"/>
      </w:r>
      <w:r>
        <w:rPr>
          <w:color w:val="000000"/>
        </w:rPr>
        <w:t>(1), 7720.</w:t>
      </w:r>
      <w:r>
        <w:rPr>
          <w:color w:val="000000"/>
        </w:rPr>
        <w:fldChar w:fldCharType="end"/>
      </w:r>
    </w:p>
    <w:p w14:paraId="626320D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"http://paperpile.com/b/UqA1L6/ONoN" \h</w:instrText>
      </w:r>
      <w:r>
        <w:fldChar w:fldCharType="separate"/>
      </w:r>
      <w:proofErr w:type="spellStart"/>
      <w:r>
        <w:rPr>
          <w:color w:val="000000"/>
        </w:rPr>
        <w:t>Ohlstein</w:t>
      </w:r>
      <w:proofErr w:type="spellEnd"/>
      <w:r>
        <w:rPr>
          <w:color w:val="000000"/>
        </w:rPr>
        <w:t xml:space="preserve">, B., &amp; </w:t>
      </w:r>
      <w:proofErr w:type="spellStart"/>
      <w:r>
        <w:rPr>
          <w:color w:val="000000"/>
        </w:rPr>
        <w:t>McKearin</w:t>
      </w:r>
      <w:proofErr w:type="spellEnd"/>
      <w:r>
        <w:rPr>
          <w:color w:val="000000"/>
        </w:rPr>
        <w:t xml:space="preserve">, D. (1997). Ectopic expression of the Drosophila Bam protein eliminates </w:t>
      </w:r>
      <w:proofErr w:type="spellStart"/>
      <w:r>
        <w:rPr>
          <w:color w:val="000000"/>
        </w:rPr>
        <w:t>oogenic</w:t>
      </w:r>
      <w:proofErr w:type="spellEnd"/>
      <w:r>
        <w:rPr>
          <w:color w:val="000000"/>
        </w:rPr>
        <w:t xml:space="preserve"> germline stem cells. </w:t>
      </w:r>
      <w:r>
        <w:rPr>
          <w:color w:val="000000"/>
        </w:rPr>
        <w:fldChar w:fldCharType="end"/>
      </w:r>
      <w:r>
        <w:fldChar w:fldCharType="begin"/>
      </w:r>
      <w:r>
        <w:instrText>HYPERLINK "http://paperpile.com/b/UqA1L6/ONoN" \h</w:instrText>
      </w:r>
      <w:r>
        <w:fldChar w:fldCharType="separate"/>
      </w:r>
      <w:r>
        <w:rPr>
          <w:i/>
          <w:color w:val="000000"/>
        </w:rPr>
        <w:t xml:space="preserve">Development </w:t>
      </w:r>
      <w:r>
        <w:rPr>
          <w:i/>
          <w:color w:val="000000"/>
        </w:rPr>
        <w:fldChar w:fldCharType="end"/>
      </w:r>
      <w:r>
        <w:fldChar w:fldCharType="begin"/>
      </w:r>
      <w:r>
        <w:instrText>HYPERLINK "http://paperpile.com/b/UqA1L6/ONoN" \h</w:instrText>
      </w:r>
      <w:r>
        <w:fldChar w:fldCharType="separate"/>
      </w:r>
      <w:r>
        <w:rPr>
          <w:color w:val="000000"/>
        </w:rPr>
        <w:t xml:space="preserve">, </w:t>
      </w:r>
      <w:r>
        <w:rPr>
          <w:color w:val="000000"/>
        </w:rPr>
        <w:fldChar w:fldCharType="end"/>
      </w:r>
      <w:r>
        <w:fldChar w:fldCharType="begin"/>
      </w:r>
      <w:r>
        <w:instrText>HYPERLINK "http://paperpile.com/b/UqA1L6/ONoN" \h</w:instrText>
      </w:r>
      <w:r>
        <w:fldChar w:fldCharType="separate"/>
      </w:r>
      <w:r>
        <w:rPr>
          <w:i/>
          <w:color w:val="000000"/>
        </w:rPr>
        <w:t>124</w:t>
      </w:r>
      <w:r>
        <w:rPr>
          <w:i/>
          <w:color w:val="000000"/>
        </w:rPr>
        <w:fldChar w:fldCharType="end"/>
      </w:r>
      <w:r>
        <w:fldChar w:fldCharType="begin"/>
      </w:r>
      <w:r>
        <w:instrText>HYPERLINK "http://paperpile.com/b/UqA1L6/ONoN" \h</w:instrText>
      </w:r>
      <w:r>
        <w:fldChar w:fldCharType="separate"/>
      </w:r>
      <w:r>
        <w:rPr>
          <w:color w:val="000000"/>
        </w:rPr>
        <w:t>(18), 3651–3662.</w:t>
      </w:r>
      <w:r>
        <w:rPr>
          <w:color w:val="000000"/>
        </w:rPr>
        <w:fldChar w:fldCharType="end"/>
      </w:r>
    </w:p>
    <w:p w14:paraId="0FEEDD2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"http://paperpile.com/b/UqA1L6/QfLj" \h</w:instrText>
      </w:r>
      <w:r>
        <w:fldChar w:fldCharType="separate"/>
      </w:r>
      <w:r>
        <w:rPr>
          <w:color w:val="000000"/>
        </w:rPr>
        <w:t xml:space="preserve">Ohno, S. (1966). </w:t>
      </w:r>
      <w:r>
        <w:rPr>
          <w:color w:val="000000"/>
        </w:rPr>
        <w:fldChar w:fldCharType="end"/>
      </w:r>
      <w:r>
        <w:fldChar w:fldCharType="begin"/>
      </w:r>
      <w:r>
        <w:instrText>HYPERLINK "http://paperpile.com/b/UqA1L6/QfLj" \h</w:instrText>
      </w:r>
      <w:r>
        <w:fldChar w:fldCharType="separate"/>
      </w:r>
      <w:r>
        <w:rPr>
          <w:i/>
          <w:color w:val="000000"/>
        </w:rPr>
        <w:t>Sex Chromosomes and Sex-Linked Genes</w:t>
      </w:r>
      <w:r>
        <w:rPr>
          <w:i/>
          <w:color w:val="000000"/>
        </w:rPr>
        <w:fldChar w:fldCharType="end"/>
      </w:r>
      <w:r>
        <w:fldChar w:fldCharType="begin"/>
      </w:r>
      <w:r>
        <w:instrText>HYPERLINK "http://paperpile.com/b/UqA1L6/QfLj" \h</w:instrText>
      </w:r>
      <w:r>
        <w:fldChar w:fldCharType="separate"/>
      </w:r>
      <w:r>
        <w:rPr>
          <w:color w:val="000000"/>
        </w:rPr>
        <w:t>. Springer Berlin Heidelberg.</w:t>
      </w:r>
      <w:r>
        <w:rPr>
          <w:color w:val="000000"/>
        </w:rPr>
        <w:fldChar w:fldCharType="end"/>
      </w:r>
    </w:p>
    <w:p w14:paraId="59A6D1D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"http://paperpile.com/b/UqA1L6/quSM" \h</w:instrText>
      </w:r>
      <w:r>
        <w:fldChar w:fldCharType="separate"/>
      </w:r>
      <w:r>
        <w:rPr>
          <w:color w:val="000000"/>
        </w:rPr>
        <w:t xml:space="preserve">Page, N., </w:t>
      </w:r>
      <w:proofErr w:type="spellStart"/>
      <w:r>
        <w:rPr>
          <w:color w:val="000000"/>
        </w:rPr>
        <w:t>Taxiarchi</w:t>
      </w:r>
      <w:proofErr w:type="spellEnd"/>
      <w:r>
        <w:rPr>
          <w:color w:val="000000"/>
        </w:rPr>
        <w:t xml:space="preserve">, C., Tonge, D., </w:t>
      </w:r>
      <w:proofErr w:type="spellStart"/>
      <w:r>
        <w:rPr>
          <w:color w:val="000000"/>
        </w:rPr>
        <w:t>Kuburic</w:t>
      </w:r>
      <w:proofErr w:type="spellEnd"/>
      <w:r>
        <w:rPr>
          <w:color w:val="000000"/>
        </w:rPr>
        <w:t xml:space="preserve">, J., Chesters, E., </w:t>
      </w:r>
      <w:proofErr w:type="spellStart"/>
      <w:r>
        <w:rPr>
          <w:color w:val="000000"/>
        </w:rPr>
        <w:t>Kriezis</w:t>
      </w:r>
      <w:proofErr w:type="spellEnd"/>
      <w:r>
        <w:rPr>
          <w:color w:val="000000"/>
        </w:rPr>
        <w:t xml:space="preserve">, A., Kyrou, K., Game, L., Nolan, T., &amp; </w:t>
      </w:r>
      <w:proofErr w:type="spellStart"/>
      <w:r>
        <w:rPr>
          <w:color w:val="000000"/>
        </w:rPr>
        <w:t>Galizi</w:t>
      </w:r>
      <w:proofErr w:type="spellEnd"/>
      <w:r>
        <w:rPr>
          <w:color w:val="000000"/>
        </w:rPr>
        <w:t xml:space="preserve">, R. (2023). Single-cell profiling of Anopheles gambiae spermatogenesis defines the onset of meiotic silencing and premeiotic overexpression of the X chromosome. </w:t>
      </w:r>
      <w:r>
        <w:rPr>
          <w:color w:val="000000"/>
        </w:rPr>
        <w:fldChar w:fldCharType="end"/>
      </w:r>
      <w:r>
        <w:fldChar w:fldCharType="begin"/>
      </w:r>
      <w:r>
        <w:instrText>HYPERLINK "http://paperpile.com/b/UqA1L6/quSM" \h</w:instrText>
      </w:r>
      <w:r>
        <w:fldChar w:fldCharType="separate"/>
      </w:r>
      <w:r>
        <w:rPr>
          <w:i/>
          <w:color w:val="000000"/>
        </w:rPr>
        <w:t>Communications Biology</w:t>
      </w:r>
      <w:r>
        <w:rPr>
          <w:i/>
          <w:color w:val="000000"/>
        </w:rPr>
        <w:fldChar w:fldCharType="end"/>
      </w:r>
      <w:r>
        <w:fldChar w:fldCharType="begin"/>
      </w:r>
      <w:r>
        <w:instrText>HYPERLINK "http://paperpile.com/b/UqA1L6/quSM" \h</w:instrText>
      </w:r>
      <w:r>
        <w:fldChar w:fldCharType="separate"/>
      </w:r>
      <w:r>
        <w:rPr>
          <w:color w:val="000000"/>
        </w:rPr>
        <w:t xml:space="preserve">, </w:t>
      </w:r>
      <w:r>
        <w:rPr>
          <w:color w:val="000000"/>
        </w:rPr>
        <w:fldChar w:fldCharType="end"/>
      </w:r>
      <w:r>
        <w:fldChar w:fldCharType="begin"/>
      </w:r>
      <w:r>
        <w:instrText>HYPERLINK "http://paperpile.com/b/UqA1L6/quSM" \h</w:instrText>
      </w:r>
      <w:r>
        <w:fldChar w:fldCharType="separate"/>
      </w:r>
      <w:r>
        <w:rPr>
          <w:i/>
          <w:color w:val="000000"/>
        </w:rPr>
        <w:t>6</w:t>
      </w:r>
      <w:r>
        <w:rPr>
          <w:i/>
          <w:color w:val="000000"/>
        </w:rPr>
        <w:fldChar w:fldCharType="end"/>
      </w:r>
      <w:r>
        <w:fldChar w:fldCharType="begin"/>
      </w:r>
      <w:r>
        <w:instrText>HYPERLINK "http://paperpile.com/b/UqA1L6/quSM" \h</w:instrText>
      </w:r>
      <w:r>
        <w:fldChar w:fldCharType="separate"/>
      </w:r>
      <w:r>
        <w:rPr>
          <w:color w:val="000000"/>
        </w:rPr>
        <w:t>(1), 850.</w:t>
      </w:r>
      <w:r>
        <w:rPr>
          <w:color w:val="000000"/>
        </w:rPr>
        <w:fldChar w:fldCharType="end"/>
      </w:r>
    </w:p>
    <w:p w14:paraId="6FCE346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"http://paperpile.com/b/UqA1L6/E0DN" \h</w:instrText>
      </w:r>
      <w:r>
        <w:fldChar w:fldCharType="separate"/>
      </w:r>
      <w:r>
        <w:rPr>
          <w:color w:val="000000"/>
        </w:rPr>
        <w:t xml:space="preserve">Parisi, M., Nuttall, R., Naiman, D., Bouffard, G., Malley, J., Andrews, J., Eastman, S., &amp; Oliver, B. (2003). Paucity of genes on the Drosophila X chromosome showing male-biased expression. </w:t>
      </w:r>
      <w:r>
        <w:rPr>
          <w:color w:val="000000"/>
        </w:rPr>
        <w:fldChar w:fldCharType="end"/>
      </w:r>
      <w:r>
        <w:fldChar w:fldCharType="begin"/>
      </w:r>
      <w:r>
        <w:instrText>HYPERLINK "http://paperpile.com/b/UqA1L6/E0DN" \h</w:instrText>
      </w:r>
      <w:r>
        <w:fldChar w:fldCharType="separate"/>
      </w:r>
      <w:r>
        <w:rPr>
          <w:i/>
          <w:color w:val="000000"/>
        </w:rPr>
        <w:t>Science</w:t>
      </w:r>
      <w:r>
        <w:rPr>
          <w:i/>
          <w:color w:val="000000"/>
        </w:rPr>
        <w:fldChar w:fldCharType="end"/>
      </w:r>
      <w:r>
        <w:fldChar w:fldCharType="begin"/>
      </w:r>
      <w:r>
        <w:instrText>HYPERLINK "http://paperpile.com/b/UqA1L6/E0DN" \h</w:instrText>
      </w:r>
      <w:r>
        <w:fldChar w:fldCharType="separate"/>
      </w:r>
      <w:r>
        <w:rPr>
          <w:color w:val="000000"/>
        </w:rPr>
        <w:t xml:space="preserve">, </w:t>
      </w:r>
      <w:r>
        <w:rPr>
          <w:color w:val="000000"/>
        </w:rPr>
        <w:fldChar w:fldCharType="end"/>
      </w:r>
      <w:r>
        <w:fldChar w:fldCharType="begin"/>
      </w:r>
      <w:r>
        <w:instrText>HYPERLINK "http://paperpile.com/b/UqA1L6/E0DN" \h</w:instrText>
      </w:r>
      <w:r>
        <w:fldChar w:fldCharType="separate"/>
      </w:r>
      <w:r>
        <w:rPr>
          <w:i/>
          <w:color w:val="000000"/>
        </w:rPr>
        <w:t>299</w:t>
      </w:r>
      <w:r>
        <w:rPr>
          <w:i/>
          <w:color w:val="000000"/>
        </w:rPr>
        <w:fldChar w:fldCharType="end"/>
      </w:r>
      <w:r>
        <w:fldChar w:fldCharType="begin"/>
      </w:r>
      <w:r>
        <w:instrText>HYPERLINK "http://paperpile.com/b/UqA1L6/E0DN" \h</w:instrText>
      </w:r>
      <w:r>
        <w:fldChar w:fldCharType="separate"/>
      </w:r>
      <w:r>
        <w:rPr>
          <w:color w:val="000000"/>
        </w:rPr>
        <w:t>(5607), 697–700.</w:t>
      </w:r>
      <w:r>
        <w:rPr>
          <w:color w:val="000000"/>
        </w:rPr>
        <w:fldChar w:fldCharType="end"/>
      </w:r>
    </w:p>
    <w:p w14:paraId="54BD057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"http://paperpile.com/b/UqA1L6/x5Uk" \h</w:instrText>
      </w:r>
      <w:r>
        <w:fldChar w:fldCharType="separate"/>
      </w:r>
      <w:r>
        <w:rPr>
          <w:color w:val="000000"/>
        </w:rPr>
        <w:t>Parker, D. J., Jaron, K. S., Dumas, Z., Robinson-</w:t>
      </w:r>
      <w:proofErr w:type="spellStart"/>
      <w:r>
        <w:rPr>
          <w:color w:val="000000"/>
        </w:rPr>
        <w:t>Rechavi</w:t>
      </w:r>
      <w:proofErr w:type="spellEnd"/>
      <w:r>
        <w:rPr>
          <w:color w:val="000000"/>
        </w:rPr>
        <w:t xml:space="preserve">, M., &amp; </w:t>
      </w:r>
      <w:proofErr w:type="spellStart"/>
      <w:r>
        <w:rPr>
          <w:color w:val="000000"/>
        </w:rPr>
        <w:t>Schwander</w:t>
      </w:r>
      <w:proofErr w:type="spellEnd"/>
      <w:r>
        <w:rPr>
          <w:color w:val="000000"/>
        </w:rPr>
        <w:t xml:space="preserve">, T. (2022). X chromosomes show relaxed selection and complete somatic dosage compensation across </w:t>
      </w:r>
      <w:proofErr w:type="spellStart"/>
      <w:r>
        <w:rPr>
          <w:color w:val="000000"/>
        </w:rPr>
        <w:t>Timema</w:t>
      </w:r>
      <w:proofErr w:type="spellEnd"/>
      <w:r>
        <w:rPr>
          <w:color w:val="000000"/>
        </w:rPr>
        <w:t xml:space="preserve"> stick insect species. </w:t>
      </w:r>
      <w:r>
        <w:rPr>
          <w:color w:val="000000"/>
        </w:rPr>
        <w:fldChar w:fldCharType="end"/>
      </w:r>
      <w:r>
        <w:fldChar w:fldCharType="begin"/>
      </w:r>
      <w:r>
        <w:instrText>HYPERLINK "http://paperpile.com/b/UqA1L6/x5Uk" \h</w:instrText>
      </w:r>
      <w:r>
        <w:fldChar w:fldCharType="separate"/>
      </w:r>
      <w:r>
        <w:rPr>
          <w:i/>
          <w:color w:val="000000"/>
        </w:rPr>
        <w:t>Journal of Evolutionary Biology</w:t>
      </w:r>
      <w:r>
        <w:rPr>
          <w:i/>
          <w:color w:val="000000"/>
        </w:rPr>
        <w:fldChar w:fldCharType="end"/>
      </w:r>
      <w:r>
        <w:fldChar w:fldCharType="begin"/>
      </w:r>
      <w:r>
        <w:instrText>HYPERLINK "http://paperpile.com/b/UqA1L6/x5Uk" \h</w:instrText>
      </w:r>
      <w:r>
        <w:fldChar w:fldCharType="separate"/>
      </w:r>
      <w:r>
        <w:rPr>
          <w:color w:val="000000"/>
        </w:rPr>
        <w:t xml:space="preserve">, </w:t>
      </w:r>
      <w:r>
        <w:rPr>
          <w:color w:val="000000"/>
        </w:rPr>
        <w:fldChar w:fldCharType="end"/>
      </w:r>
      <w:r>
        <w:fldChar w:fldCharType="begin"/>
      </w:r>
      <w:r>
        <w:instrText>HYPERLINK "http://paperpile.com/b/UqA1L6/x5Uk" \h</w:instrText>
      </w:r>
      <w:r>
        <w:fldChar w:fldCharType="separate"/>
      </w:r>
      <w:r>
        <w:rPr>
          <w:i/>
          <w:color w:val="000000"/>
        </w:rPr>
        <w:t>35</w:t>
      </w:r>
      <w:r>
        <w:rPr>
          <w:i/>
          <w:color w:val="000000"/>
        </w:rPr>
        <w:fldChar w:fldCharType="end"/>
      </w:r>
      <w:r>
        <w:fldChar w:fldCharType="begin"/>
      </w:r>
      <w:r>
        <w:instrText>HYPERLINK "http://paperpile.com/b/UqA1L6/x5Uk" \h</w:instrText>
      </w:r>
      <w:r>
        <w:fldChar w:fldCharType="separate"/>
      </w:r>
      <w:r>
        <w:rPr>
          <w:color w:val="000000"/>
        </w:rPr>
        <w:t>(12), 1734–1750.</w:t>
      </w:r>
      <w:r>
        <w:rPr>
          <w:color w:val="000000"/>
        </w:rPr>
        <w:fldChar w:fldCharType="end"/>
      </w:r>
    </w:p>
    <w:p w14:paraId="7287B35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"http://paperpile.com/b/UqA1L6/euNS" \h</w:instrText>
      </w:r>
      <w:r>
        <w:fldChar w:fldCharType="separate"/>
      </w:r>
      <w:r>
        <w:rPr>
          <w:color w:val="000000"/>
        </w:rPr>
        <w:t xml:space="preserve">Pieper, K. E., &amp; Dyer, K. A. (2016). Occasional recombination of a selfish X-chromosome may permit its persistence at high frequencies in the wild. </w:t>
      </w:r>
      <w:r>
        <w:rPr>
          <w:color w:val="000000"/>
        </w:rPr>
        <w:fldChar w:fldCharType="end"/>
      </w:r>
      <w:r>
        <w:fldChar w:fldCharType="begin"/>
      </w:r>
      <w:r>
        <w:instrText>HYPERLINK "http://paperpile.com/b/UqA1L6/euNS" \h</w:instrText>
      </w:r>
      <w:r>
        <w:fldChar w:fldCharType="separate"/>
      </w:r>
      <w:r>
        <w:rPr>
          <w:i/>
          <w:color w:val="000000"/>
        </w:rPr>
        <w:t>Journal of Evolutionary Biology</w:t>
      </w:r>
      <w:r>
        <w:rPr>
          <w:i/>
          <w:color w:val="000000"/>
        </w:rPr>
        <w:fldChar w:fldCharType="end"/>
      </w:r>
      <w:r>
        <w:fldChar w:fldCharType="begin"/>
      </w:r>
      <w:r>
        <w:instrText>HYPERLINK "http://paperpile.com/b/UqA1L6/euNS" \h</w:instrText>
      </w:r>
      <w:r>
        <w:fldChar w:fldCharType="separate"/>
      </w:r>
      <w:r>
        <w:rPr>
          <w:color w:val="000000"/>
        </w:rPr>
        <w:t xml:space="preserve">, </w:t>
      </w:r>
      <w:r>
        <w:rPr>
          <w:color w:val="000000"/>
        </w:rPr>
        <w:fldChar w:fldCharType="end"/>
      </w:r>
      <w:r>
        <w:fldChar w:fldCharType="begin"/>
      </w:r>
      <w:r>
        <w:instrText>HYPERLINK "http://paperpile.com/b/UqA1L6/euNS" \h</w:instrText>
      </w:r>
      <w:r>
        <w:fldChar w:fldCharType="separate"/>
      </w:r>
      <w:r>
        <w:rPr>
          <w:i/>
          <w:color w:val="000000"/>
        </w:rPr>
        <w:t>29</w:t>
      </w:r>
      <w:r>
        <w:rPr>
          <w:i/>
          <w:color w:val="000000"/>
        </w:rPr>
        <w:fldChar w:fldCharType="end"/>
      </w:r>
      <w:r>
        <w:fldChar w:fldCharType="begin"/>
      </w:r>
      <w:r>
        <w:instrText>HYPERLINK "http://paperpile.com/b/UqA1L6/euNS" \h</w:instrText>
      </w:r>
      <w:r>
        <w:fldChar w:fldCharType="separate"/>
      </w:r>
      <w:r>
        <w:rPr>
          <w:color w:val="000000"/>
        </w:rPr>
        <w:t>(11), 2229–2241.</w:t>
      </w:r>
      <w:r>
        <w:rPr>
          <w:color w:val="000000"/>
        </w:rPr>
        <w:fldChar w:fldCharType="end"/>
      </w:r>
    </w:p>
    <w:p w14:paraId="5AF72BC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"http://paperpile.com/b/UqA1L6/Ucc7" \h</w:instrText>
      </w:r>
      <w:r>
        <w:fldChar w:fldCharType="separate"/>
      </w:r>
      <w:proofErr w:type="spellStart"/>
      <w:r>
        <w:rPr>
          <w:color w:val="000000"/>
        </w:rPr>
        <w:t>Pinzone</w:t>
      </w:r>
      <w:proofErr w:type="spellEnd"/>
      <w:r>
        <w:rPr>
          <w:color w:val="000000"/>
        </w:rPr>
        <w:t xml:space="preserve">, C. A., &amp; Dyer, K. A. (2013). Association of polyandry and sex-ratio drive prevalence in natural populations of Drosophila </w:t>
      </w:r>
      <w:proofErr w:type="spellStart"/>
      <w:r>
        <w:rPr>
          <w:color w:val="000000"/>
        </w:rPr>
        <w:t>neotestacea</w:t>
      </w:r>
      <w:proofErr w:type="spellEnd"/>
      <w:r>
        <w:rPr>
          <w:color w:val="000000"/>
        </w:rPr>
        <w:t xml:space="preserve">. </w:t>
      </w:r>
      <w:r>
        <w:rPr>
          <w:color w:val="000000"/>
        </w:rPr>
        <w:fldChar w:fldCharType="end"/>
      </w:r>
      <w:r>
        <w:fldChar w:fldCharType="begin"/>
      </w:r>
      <w:r>
        <w:instrText>HYPERLINK "http://paperpile.com/b/UqA1L6/Ucc7"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"http://paperpile.com/b/UqA1L6/Ucc7" \h</w:instrText>
      </w:r>
      <w:r>
        <w:fldChar w:fldCharType="separate"/>
      </w:r>
      <w:r>
        <w:rPr>
          <w:color w:val="000000"/>
        </w:rPr>
        <w:t xml:space="preserve">, </w:t>
      </w:r>
      <w:r>
        <w:rPr>
          <w:color w:val="000000"/>
        </w:rPr>
        <w:fldChar w:fldCharType="end"/>
      </w:r>
      <w:r>
        <w:fldChar w:fldCharType="begin"/>
      </w:r>
      <w:r>
        <w:instrText>HYPERLINK "http://paperpile.com/b/UqA1L6/Ucc7" \h</w:instrText>
      </w:r>
      <w:r>
        <w:fldChar w:fldCharType="separate"/>
      </w:r>
      <w:r>
        <w:rPr>
          <w:i/>
          <w:color w:val="000000"/>
        </w:rPr>
        <w:t>280</w:t>
      </w:r>
      <w:r>
        <w:rPr>
          <w:i/>
          <w:color w:val="000000"/>
        </w:rPr>
        <w:fldChar w:fldCharType="end"/>
      </w:r>
      <w:r>
        <w:fldChar w:fldCharType="begin"/>
      </w:r>
      <w:r>
        <w:instrText>HYPERLINK "http://paperpile.com/b/UqA1L6/Ucc7" \h</w:instrText>
      </w:r>
      <w:r>
        <w:fldChar w:fldCharType="separate"/>
      </w:r>
      <w:r>
        <w:rPr>
          <w:color w:val="000000"/>
        </w:rPr>
        <w:t>(1769), 20131397.</w:t>
      </w:r>
      <w:r>
        <w:rPr>
          <w:color w:val="000000"/>
        </w:rPr>
        <w:fldChar w:fldCharType="end"/>
      </w:r>
    </w:p>
    <w:p w14:paraId="5756523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"http://paperpile.com/b/UqA1L6/3Hym" \h</w:instrText>
      </w:r>
      <w:r>
        <w:fldChar w:fldCharType="separate"/>
      </w:r>
      <w:r>
        <w:rPr>
          <w:color w:val="000000"/>
        </w:rPr>
        <w:t xml:space="preserve">Presgraves, D. C., Severance, E., &amp; Wilkinson, G. S. (1997). Sex chromosome meiotic </w:t>
      </w:r>
      <w:proofErr w:type="gramStart"/>
      <w:r>
        <w:rPr>
          <w:color w:val="000000"/>
        </w:rPr>
        <w:t>drive in</w:t>
      </w:r>
      <w:proofErr w:type="gramEnd"/>
      <w:r>
        <w:rPr>
          <w:color w:val="000000"/>
        </w:rPr>
        <w:t xml:space="preserve"> stalk-eyed flies. </w:t>
      </w:r>
      <w:r>
        <w:rPr>
          <w:color w:val="000000"/>
        </w:rPr>
        <w:fldChar w:fldCharType="end"/>
      </w:r>
      <w:r>
        <w:fldChar w:fldCharType="begin"/>
      </w:r>
      <w:r>
        <w:instrText>HYPERLINK "http://paperpile.com/b/UqA1L6/3Hym" \h</w:instrText>
      </w:r>
      <w:r>
        <w:fldChar w:fldCharType="separate"/>
      </w:r>
      <w:r>
        <w:rPr>
          <w:i/>
          <w:color w:val="000000"/>
        </w:rPr>
        <w:t>Genetics</w:t>
      </w:r>
      <w:r>
        <w:rPr>
          <w:i/>
          <w:color w:val="000000"/>
        </w:rPr>
        <w:fldChar w:fldCharType="end"/>
      </w:r>
      <w:r>
        <w:fldChar w:fldCharType="begin"/>
      </w:r>
      <w:r>
        <w:instrText>HYPERLINK "http://paperpile.com/b/UqA1L6/3Hym" \h</w:instrText>
      </w:r>
      <w:r>
        <w:fldChar w:fldCharType="separate"/>
      </w:r>
      <w:r>
        <w:rPr>
          <w:color w:val="000000"/>
        </w:rPr>
        <w:t xml:space="preserve">, </w:t>
      </w:r>
      <w:r>
        <w:rPr>
          <w:color w:val="000000"/>
        </w:rPr>
        <w:fldChar w:fldCharType="end"/>
      </w:r>
      <w:r>
        <w:fldChar w:fldCharType="begin"/>
      </w:r>
      <w:r>
        <w:instrText>HYPERLINK "http://paperpile.com/b/UqA1L6/3Hym" \h</w:instrText>
      </w:r>
      <w:r>
        <w:fldChar w:fldCharType="separate"/>
      </w:r>
      <w:r>
        <w:rPr>
          <w:i/>
          <w:color w:val="000000"/>
        </w:rPr>
        <w:t>147</w:t>
      </w:r>
      <w:r>
        <w:rPr>
          <w:i/>
          <w:color w:val="000000"/>
        </w:rPr>
        <w:fldChar w:fldCharType="end"/>
      </w:r>
      <w:r>
        <w:fldChar w:fldCharType="begin"/>
      </w:r>
      <w:r>
        <w:instrText>HYPERLINK "http://paperpile.com/b/UqA1L6/3Hym" \h</w:instrText>
      </w:r>
      <w:r>
        <w:fldChar w:fldCharType="separate"/>
      </w:r>
      <w:r>
        <w:rPr>
          <w:color w:val="000000"/>
        </w:rPr>
        <w:t>(3), 1169–1180.</w:t>
      </w:r>
      <w:r>
        <w:rPr>
          <w:color w:val="000000"/>
        </w:rPr>
        <w:fldChar w:fldCharType="end"/>
      </w:r>
    </w:p>
    <w:p w14:paraId="259D16A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"http://paperpile.com/b/UqA1L6/Cja4" \h</w:instrText>
      </w:r>
      <w:r>
        <w:fldChar w:fldCharType="separate"/>
      </w:r>
      <w:r>
        <w:rPr>
          <w:color w:val="000000"/>
        </w:rPr>
        <w:t xml:space="preserve">Price, P. D., Palmer </w:t>
      </w:r>
      <w:proofErr w:type="spellStart"/>
      <w:r>
        <w:rPr>
          <w:color w:val="000000"/>
        </w:rPr>
        <w:t>Droguett</w:t>
      </w:r>
      <w:proofErr w:type="spellEnd"/>
      <w:r>
        <w:rPr>
          <w:color w:val="000000"/>
        </w:rPr>
        <w:t xml:space="preserve">, D. H., Taylor, J. A., Kim, D. W., Place, E. S., Rogers, T. F., Mank, J. E., Cooney, C. R., &amp; Wright, A. E. (2022a). Detecting signatures of selection on gene expression. </w:t>
      </w:r>
      <w:r>
        <w:rPr>
          <w:color w:val="000000"/>
        </w:rPr>
        <w:fldChar w:fldCharType="end"/>
      </w:r>
      <w:r>
        <w:fldChar w:fldCharType="begin"/>
      </w:r>
      <w:r>
        <w:instrText>HYPERLINK "http://paperpile.com/b/UqA1L6/Cja4" \h</w:instrText>
      </w:r>
      <w:r>
        <w:fldChar w:fldCharType="separate"/>
      </w:r>
      <w:r>
        <w:rPr>
          <w:i/>
          <w:color w:val="000000"/>
        </w:rPr>
        <w:t>Nature Ecology &amp; Evolution</w:t>
      </w:r>
      <w:r>
        <w:rPr>
          <w:i/>
          <w:color w:val="000000"/>
        </w:rPr>
        <w:fldChar w:fldCharType="end"/>
      </w:r>
      <w:r>
        <w:fldChar w:fldCharType="begin"/>
      </w:r>
      <w:r>
        <w:instrText>HYPERLINK "http://paperpile.com/b/UqA1L6/Cja4" \h</w:instrText>
      </w:r>
      <w:r>
        <w:fldChar w:fldCharType="separate"/>
      </w:r>
      <w:r>
        <w:rPr>
          <w:color w:val="000000"/>
        </w:rPr>
        <w:t xml:space="preserve">, </w:t>
      </w:r>
      <w:r>
        <w:rPr>
          <w:color w:val="000000"/>
        </w:rPr>
        <w:fldChar w:fldCharType="end"/>
      </w:r>
      <w:r>
        <w:fldChar w:fldCharType="begin"/>
      </w:r>
      <w:r>
        <w:instrText>HYPERLINK "http://paperpile.com/b/UqA1L6/Cja4" \h</w:instrText>
      </w:r>
      <w:r>
        <w:fldChar w:fldCharType="separate"/>
      </w:r>
      <w:r>
        <w:rPr>
          <w:i/>
          <w:color w:val="000000"/>
        </w:rPr>
        <w:t>6</w:t>
      </w:r>
      <w:r>
        <w:rPr>
          <w:i/>
          <w:color w:val="000000"/>
        </w:rPr>
        <w:fldChar w:fldCharType="end"/>
      </w:r>
      <w:r>
        <w:fldChar w:fldCharType="begin"/>
      </w:r>
      <w:r>
        <w:instrText>HYPERLINK "http://paperpile.com/b/UqA1L6/Cja4" \h</w:instrText>
      </w:r>
      <w:r>
        <w:fldChar w:fldCharType="separate"/>
      </w:r>
      <w:r>
        <w:rPr>
          <w:color w:val="000000"/>
        </w:rPr>
        <w:t>(7), 1035–1045.</w:t>
      </w:r>
      <w:r>
        <w:rPr>
          <w:color w:val="000000"/>
        </w:rPr>
        <w:fldChar w:fldCharType="end"/>
      </w:r>
    </w:p>
    <w:p w14:paraId="167A8BC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"http://paperpile.com/b/UqA1L6/kZee" \h</w:instrText>
      </w:r>
      <w:r>
        <w:fldChar w:fldCharType="separate"/>
      </w:r>
      <w:r>
        <w:rPr>
          <w:color w:val="000000"/>
        </w:rPr>
        <w:t xml:space="preserve">Price, P. D., Palmer </w:t>
      </w:r>
      <w:proofErr w:type="spellStart"/>
      <w:r>
        <w:rPr>
          <w:color w:val="000000"/>
        </w:rPr>
        <w:t>Droguett</w:t>
      </w:r>
      <w:proofErr w:type="spellEnd"/>
      <w:r>
        <w:rPr>
          <w:color w:val="000000"/>
        </w:rPr>
        <w:t xml:space="preserve">, D. H., Taylor, J. A., Kim, D. W., Place, E. S., Rogers, T. F., Mank, J. E., Cooney, C. R., &amp; Wright, A. E. (2022b). Reply to: Existing methods are effective at measuring natural selection on gene expression. </w:t>
      </w:r>
      <w:r>
        <w:rPr>
          <w:color w:val="000000"/>
        </w:rPr>
        <w:fldChar w:fldCharType="end"/>
      </w:r>
      <w:r>
        <w:fldChar w:fldCharType="begin"/>
      </w:r>
      <w:r>
        <w:instrText>HYPERLINK "http://paperpile.com/b/UqA1L6/kZee" \h</w:instrText>
      </w:r>
      <w:r>
        <w:fldChar w:fldCharType="separate"/>
      </w:r>
      <w:r>
        <w:rPr>
          <w:i/>
          <w:color w:val="000000"/>
        </w:rPr>
        <w:t>Nature Ecology &amp; Evolution</w:t>
      </w:r>
      <w:r>
        <w:rPr>
          <w:i/>
          <w:color w:val="000000"/>
        </w:rPr>
        <w:fldChar w:fldCharType="end"/>
      </w:r>
      <w:r>
        <w:fldChar w:fldCharType="begin"/>
      </w:r>
      <w:r>
        <w:instrText>HYPERLINK "http://paperpile.com/b/UqA1L6/kZee" \h</w:instrText>
      </w:r>
      <w:r>
        <w:fldChar w:fldCharType="separate"/>
      </w:r>
      <w:r>
        <w:rPr>
          <w:color w:val="000000"/>
        </w:rPr>
        <w:t xml:space="preserve">, </w:t>
      </w:r>
      <w:r>
        <w:rPr>
          <w:color w:val="000000"/>
        </w:rPr>
        <w:fldChar w:fldCharType="end"/>
      </w:r>
      <w:r>
        <w:fldChar w:fldCharType="begin"/>
      </w:r>
      <w:r>
        <w:instrText>HYPERLINK "http://paperpile.com/b/UqA1L6/kZee" \h</w:instrText>
      </w:r>
      <w:r>
        <w:fldChar w:fldCharType="separate"/>
      </w:r>
      <w:r>
        <w:rPr>
          <w:i/>
          <w:color w:val="000000"/>
        </w:rPr>
        <w:t>6</w:t>
      </w:r>
      <w:r>
        <w:rPr>
          <w:i/>
          <w:color w:val="000000"/>
        </w:rPr>
        <w:fldChar w:fldCharType="end"/>
      </w:r>
      <w:r>
        <w:fldChar w:fldCharType="begin"/>
      </w:r>
      <w:r>
        <w:instrText>HYPERLINK "http://paperpile.com/b/UqA1L6/kZee" \h</w:instrText>
      </w:r>
      <w:r>
        <w:fldChar w:fldCharType="separate"/>
      </w:r>
      <w:r>
        <w:rPr>
          <w:color w:val="000000"/>
        </w:rPr>
        <w:t>(12), 1838–1839.</w:t>
      </w:r>
      <w:r>
        <w:rPr>
          <w:color w:val="000000"/>
        </w:rPr>
        <w:fldChar w:fldCharType="end"/>
      </w:r>
    </w:p>
    <w:p w14:paraId="765181A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"http://paperpile.com/b/UqA1L6/P44S" \h</w:instrText>
      </w:r>
      <w:r>
        <w:fldChar w:fldCharType="separate"/>
      </w:r>
      <w:r>
        <w:rPr>
          <w:color w:val="000000"/>
        </w:rPr>
        <w:t xml:space="preserve">Rastelli, L., &amp; Kuroda, M. I. (1998). An analysis of </w:t>
      </w:r>
      <w:proofErr w:type="spellStart"/>
      <w:r>
        <w:rPr>
          <w:color w:val="000000"/>
        </w:rPr>
        <w:t>maleless</w:t>
      </w:r>
      <w:proofErr w:type="spellEnd"/>
      <w:r>
        <w:rPr>
          <w:color w:val="000000"/>
        </w:rPr>
        <w:t xml:space="preserve"> and histone H4 acetylation in Drosophila melanogaster spermatogenesis. </w:t>
      </w:r>
      <w:r>
        <w:rPr>
          <w:color w:val="000000"/>
        </w:rPr>
        <w:fldChar w:fldCharType="end"/>
      </w:r>
      <w:r>
        <w:fldChar w:fldCharType="begin"/>
      </w:r>
      <w:r>
        <w:instrText>HYPERLINK "http://paperpile.com/b/UqA1L6/P44S" \h</w:instrText>
      </w:r>
      <w:r>
        <w:fldChar w:fldCharType="separate"/>
      </w:r>
      <w:r>
        <w:rPr>
          <w:i/>
          <w:color w:val="000000"/>
        </w:rPr>
        <w:t>Mechanisms of Development</w:t>
      </w:r>
      <w:r>
        <w:rPr>
          <w:i/>
          <w:color w:val="000000"/>
        </w:rPr>
        <w:fldChar w:fldCharType="end"/>
      </w:r>
      <w:r>
        <w:fldChar w:fldCharType="begin"/>
      </w:r>
      <w:r>
        <w:instrText>HYPERLINK "http://paperpile.com/b/UqA1L6/P44S" \h</w:instrText>
      </w:r>
      <w:r>
        <w:fldChar w:fldCharType="separate"/>
      </w:r>
      <w:r>
        <w:rPr>
          <w:color w:val="000000"/>
        </w:rPr>
        <w:t xml:space="preserve">, </w:t>
      </w:r>
      <w:r>
        <w:rPr>
          <w:color w:val="000000"/>
        </w:rPr>
        <w:fldChar w:fldCharType="end"/>
      </w:r>
      <w:r>
        <w:fldChar w:fldCharType="begin"/>
      </w:r>
      <w:r>
        <w:instrText>HYPERLINK "http://paperpile.com/b/UqA1L6/P44S" \h</w:instrText>
      </w:r>
      <w:r>
        <w:fldChar w:fldCharType="separate"/>
      </w:r>
      <w:r>
        <w:rPr>
          <w:i/>
          <w:color w:val="000000"/>
        </w:rPr>
        <w:t>71</w:t>
      </w:r>
      <w:r>
        <w:rPr>
          <w:i/>
          <w:color w:val="000000"/>
        </w:rPr>
        <w:fldChar w:fldCharType="end"/>
      </w:r>
      <w:r>
        <w:fldChar w:fldCharType="begin"/>
      </w:r>
      <w:r>
        <w:instrText>HYPERLINK "http://paperpile.com/b/UqA1L6/P44S" \h</w:instrText>
      </w:r>
      <w:r>
        <w:fldChar w:fldCharType="separate"/>
      </w:r>
      <w:r>
        <w:rPr>
          <w:color w:val="000000"/>
        </w:rPr>
        <w:t>(1-2), 107–117.</w:t>
      </w:r>
      <w:r>
        <w:rPr>
          <w:color w:val="000000"/>
        </w:rPr>
        <w:fldChar w:fldCharType="end"/>
      </w:r>
    </w:p>
    <w:p w14:paraId="2FE893A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"http://paperpile.com/b/UqA1L6/hrAa" \h</w:instrText>
      </w:r>
      <w:r>
        <w:fldChar w:fldCharType="separate"/>
      </w:r>
      <w:r>
        <w:rPr>
          <w:color w:val="000000"/>
        </w:rPr>
        <w:t xml:space="preserve">Raz, A. A., Vida, G. S., Stern, S. R., Mahadevaraju, S., Fingerhut, J. M., Viveiros, J. M., Pal, S., Grey, J. R., Grace, M. R., Berry, C. W., Li, H., Janssens, J., Saelens, W., Shao, Z., Hu, C., Yamashita, Y. M., Przytycka, T., Oliver, B., Brill, J. A., … Fuller, M. T. (2023). Emergent dynamics of adult stem cell lineages from single nucleus and single cell RNA-Seq of Drosophila testes. </w:t>
      </w:r>
      <w:r>
        <w:rPr>
          <w:color w:val="000000"/>
        </w:rPr>
        <w:fldChar w:fldCharType="end"/>
      </w:r>
      <w:r>
        <w:fldChar w:fldCharType="begin"/>
      </w:r>
      <w:r>
        <w:instrText>HYPERLINK "http://paperpile.com/b/UqA1L6/hrAa" \h</w:instrText>
      </w:r>
      <w:r>
        <w:fldChar w:fldCharType="separate"/>
      </w:r>
      <w:r>
        <w:rPr>
          <w:i/>
          <w:color w:val="000000"/>
        </w:rPr>
        <w:t>eLife</w:t>
      </w:r>
      <w:r>
        <w:rPr>
          <w:i/>
          <w:color w:val="000000"/>
        </w:rPr>
        <w:fldChar w:fldCharType="end"/>
      </w:r>
      <w:r>
        <w:fldChar w:fldCharType="begin"/>
      </w:r>
      <w:r>
        <w:instrText>HYPERLINK "http://paperpile.com/b/UqA1L6/hrAa" \h</w:instrText>
      </w:r>
      <w:r>
        <w:fldChar w:fldCharType="separate"/>
      </w:r>
      <w:r>
        <w:rPr>
          <w:color w:val="000000"/>
        </w:rPr>
        <w:t xml:space="preserve">, </w:t>
      </w:r>
      <w:r>
        <w:rPr>
          <w:color w:val="000000"/>
        </w:rPr>
        <w:fldChar w:fldCharType="end"/>
      </w:r>
      <w:r>
        <w:fldChar w:fldCharType="begin"/>
      </w:r>
      <w:r>
        <w:instrText>HYPERLINK "http://paperpile.com/b/UqA1L6/hrAa" \h</w:instrText>
      </w:r>
      <w:r>
        <w:fldChar w:fldCharType="separate"/>
      </w:r>
      <w:r>
        <w:rPr>
          <w:i/>
          <w:color w:val="000000"/>
        </w:rPr>
        <w:t>12</w:t>
      </w:r>
      <w:r>
        <w:rPr>
          <w:i/>
          <w:color w:val="000000"/>
        </w:rPr>
        <w:fldChar w:fldCharType="end"/>
      </w:r>
      <w:r>
        <w:fldChar w:fldCharType="begin"/>
      </w:r>
      <w:r>
        <w:instrText>HYPERLINK "http://paperpile.com/b/UqA1L6/hrAa" \h</w:instrText>
      </w:r>
      <w:r>
        <w:fldChar w:fldCharType="separate"/>
      </w:r>
      <w:r>
        <w:rPr>
          <w:color w:val="000000"/>
        </w:rPr>
        <w:t>. https://doi.org/</w:t>
      </w:r>
      <w:r>
        <w:rPr>
          <w:color w:val="000000"/>
        </w:rPr>
        <w:fldChar w:fldCharType="end"/>
      </w:r>
      <w:r>
        <w:fldChar w:fldCharType="begin"/>
      </w:r>
      <w:r>
        <w:instrText>HYPERLINK "http://dx.doi.org/10.7554/eLife.82201" \h</w:instrText>
      </w:r>
      <w:r>
        <w:fldChar w:fldCharType="separate"/>
      </w:r>
      <w:r>
        <w:rPr>
          <w:color w:val="000000"/>
        </w:rPr>
        <w:t>10.7554/eLife.82201</w:t>
      </w:r>
      <w:r>
        <w:rPr>
          <w:color w:val="000000"/>
        </w:rPr>
        <w:fldChar w:fldCharType="end"/>
      </w:r>
    </w:p>
    <w:p w14:paraId="0875445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"http://paperpile.com/b/UqA1L6/Xk4A" \h</w:instrText>
      </w:r>
      <w:r>
        <w:fldChar w:fldCharType="separate"/>
      </w:r>
      <w:r>
        <w:rPr>
          <w:color w:val="000000"/>
        </w:rPr>
        <w:t xml:space="preserve">R Core Team. (2021). </w:t>
      </w:r>
      <w:r>
        <w:rPr>
          <w:color w:val="000000"/>
        </w:rPr>
        <w:fldChar w:fldCharType="end"/>
      </w:r>
      <w:r>
        <w:fldChar w:fldCharType="begin"/>
      </w:r>
      <w:r>
        <w:instrText>HYPERLINK "http://paperpile.com/b/UqA1L6/Xk4A" \h</w:instrText>
      </w:r>
      <w:r>
        <w:fldChar w:fldCharType="separate"/>
      </w:r>
      <w:r>
        <w:rPr>
          <w:i/>
          <w:color w:val="000000"/>
        </w:rPr>
        <w:t>R: A language and environment for statistical computing</w:t>
      </w:r>
      <w:r>
        <w:rPr>
          <w:i/>
          <w:color w:val="000000"/>
        </w:rPr>
        <w:fldChar w:fldCharType="end"/>
      </w:r>
      <w:r>
        <w:fldChar w:fldCharType="begin"/>
      </w:r>
      <w:r>
        <w:instrText>HYPERLINK "http://paperpile.com/b/UqA1L6/Xk4A" \h</w:instrText>
      </w:r>
      <w:r>
        <w:fldChar w:fldCharType="separate"/>
      </w:r>
      <w:r>
        <w:rPr>
          <w:color w:val="000000"/>
        </w:rPr>
        <w:t>.</w:t>
      </w:r>
      <w:r>
        <w:rPr>
          <w:color w:val="000000"/>
        </w:rPr>
        <w:fldChar w:fldCharType="end"/>
      </w:r>
    </w:p>
    <w:p w14:paraId="15CC5D5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"http://paperpile.com/b/UqA1L6/1skKe" \h</w:instrText>
      </w:r>
      <w:r>
        <w:fldChar w:fldCharType="separate"/>
      </w:r>
      <w:r>
        <w:rPr>
          <w:color w:val="000000"/>
        </w:rPr>
        <w:t xml:space="preserve">Reinhardt, J. A., Baker, R. H., Zimin, A. V., Ladias, C., Paczolt, K. A., Werren, J. H., Hayashi, C. Y., &amp; Wilkinson, G. S. (2023). Impacts of Sex Ratio Meiotic Drive on Genome Structure and Function in a Stalk-Eyed Fly. </w:t>
      </w:r>
      <w:r>
        <w:rPr>
          <w:color w:val="000000"/>
        </w:rPr>
        <w:fldChar w:fldCharType="end"/>
      </w:r>
      <w:r>
        <w:fldChar w:fldCharType="begin"/>
      </w:r>
      <w:r>
        <w:instrText>HYPERLINK "http://paperpile.com/b/UqA1L6/1skKe" \h</w:instrText>
      </w:r>
      <w:r>
        <w:fldChar w:fldCharType="separate"/>
      </w:r>
      <w:r>
        <w:rPr>
          <w:i/>
          <w:color w:val="000000"/>
        </w:rPr>
        <w:t>Genome Biology and Evolution</w:t>
      </w:r>
      <w:r>
        <w:rPr>
          <w:i/>
          <w:color w:val="000000"/>
        </w:rPr>
        <w:fldChar w:fldCharType="end"/>
      </w:r>
      <w:r>
        <w:fldChar w:fldCharType="begin"/>
      </w:r>
      <w:r>
        <w:instrText>HYPERLINK "http://paperpile.com/b/UqA1L6/1skKe" \h</w:instrText>
      </w:r>
      <w:r>
        <w:fldChar w:fldCharType="separate"/>
      </w:r>
      <w:r>
        <w:rPr>
          <w:color w:val="000000"/>
        </w:rPr>
        <w:t xml:space="preserve">, </w:t>
      </w:r>
      <w:r>
        <w:rPr>
          <w:color w:val="000000"/>
        </w:rPr>
        <w:fldChar w:fldCharType="end"/>
      </w:r>
      <w:r>
        <w:fldChar w:fldCharType="begin"/>
      </w:r>
      <w:r>
        <w:instrText>HYPERLINK "http://paperpile.com/b/UqA1L6/1skKe" \h</w:instrText>
      </w:r>
      <w:r>
        <w:fldChar w:fldCharType="separate"/>
      </w:r>
      <w:r>
        <w:rPr>
          <w:i/>
          <w:color w:val="000000"/>
        </w:rPr>
        <w:t>15</w:t>
      </w:r>
      <w:r>
        <w:rPr>
          <w:i/>
          <w:color w:val="000000"/>
        </w:rPr>
        <w:fldChar w:fldCharType="end"/>
      </w:r>
      <w:r>
        <w:fldChar w:fldCharType="begin"/>
      </w:r>
      <w:r>
        <w:instrText>HYPERLINK "http://paperpile.com/b/UqA1L6/1skKe" \h</w:instrText>
      </w:r>
      <w:r>
        <w:fldChar w:fldCharType="separate"/>
      </w:r>
      <w:r>
        <w:rPr>
          <w:color w:val="000000"/>
        </w:rPr>
        <w:t>(7). https://doi.org/</w:t>
      </w:r>
      <w:r>
        <w:rPr>
          <w:color w:val="000000"/>
        </w:rPr>
        <w:fldChar w:fldCharType="end"/>
      </w:r>
      <w:r>
        <w:fldChar w:fldCharType="begin"/>
      </w:r>
      <w:r>
        <w:instrText>HYPERLINK "http://dx.doi.org/10.1093/gbe/evad118" \h</w:instrText>
      </w:r>
      <w:r>
        <w:fldChar w:fldCharType="separate"/>
      </w:r>
      <w:r>
        <w:rPr>
          <w:color w:val="000000"/>
        </w:rPr>
        <w:t>10.1093/gbe/evad118</w:t>
      </w:r>
      <w:r>
        <w:rPr>
          <w:color w:val="000000"/>
        </w:rPr>
        <w:fldChar w:fldCharType="end"/>
      </w:r>
    </w:p>
    <w:p w14:paraId="5C254C8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"http://paperpile.com/b/UqA1L6/2jbD" \h</w:instrText>
      </w:r>
      <w:r>
        <w:fldChar w:fldCharType="separate"/>
      </w:r>
      <w:r>
        <w:rPr>
          <w:color w:val="000000"/>
        </w:rPr>
        <w:t xml:space="preserve">Reinhardt, J. A., Brand, C. L., </w:t>
      </w:r>
      <w:proofErr w:type="spellStart"/>
      <w:r>
        <w:rPr>
          <w:color w:val="000000"/>
        </w:rPr>
        <w:t>Paczolt</w:t>
      </w:r>
      <w:proofErr w:type="spellEnd"/>
      <w:r>
        <w:rPr>
          <w:color w:val="000000"/>
        </w:rPr>
        <w:t xml:space="preserve">, K. A., Johns, P. M., Baker, R. H., &amp; Wilkinson, G. S. (2014). Meiotic drive impacts expression and evolution of x-linked genes in stalk-eyed flies. </w:t>
      </w:r>
      <w:r>
        <w:rPr>
          <w:color w:val="000000"/>
        </w:rPr>
        <w:fldChar w:fldCharType="end"/>
      </w:r>
      <w:r>
        <w:fldChar w:fldCharType="begin"/>
      </w:r>
      <w:r>
        <w:instrText>HYPERLINK "http://paperpile.com/b/UqA1L6/2jbD"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"http://paperpile.com/b/UqA1L6/2jbD" \h</w:instrText>
      </w:r>
      <w:r>
        <w:fldChar w:fldCharType="separate"/>
      </w:r>
      <w:r>
        <w:rPr>
          <w:color w:val="000000"/>
        </w:rPr>
        <w:t xml:space="preserve">, </w:t>
      </w:r>
      <w:r>
        <w:rPr>
          <w:color w:val="000000"/>
        </w:rPr>
        <w:fldChar w:fldCharType="end"/>
      </w:r>
      <w:r>
        <w:fldChar w:fldCharType="begin"/>
      </w:r>
      <w:r>
        <w:instrText>HYPERLINK "http://paperpile.com/b/UqA1L6/2jbD" \h</w:instrText>
      </w:r>
      <w:r>
        <w:fldChar w:fldCharType="separate"/>
      </w:r>
      <w:r>
        <w:rPr>
          <w:i/>
          <w:color w:val="000000"/>
        </w:rPr>
        <w:t>10</w:t>
      </w:r>
      <w:r>
        <w:rPr>
          <w:i/>
          <w:color w:val="000000"/>
        </w:rPr>
        <w:fldChar w:fldCharType="end"/>
      </w:r>
      <w:r>
        <w:fldChar w:fldCharType="begin"/>
      </w:r>
      <w:r>
        <w:instrText>HYPERLINK "http://paperpile.com/b/UqA1L6/2jbD" \h</w:instrText>
      </w:r>
      <w:r>
        <w:fldChar w:fldCharType="separate"/>
      </w:r>
      <w:r>
        <w:rPr>
          <w:color w:val="000000"/>
        </w:rPr>
        <w:t>(5), e1004362.</w:t>
      </w:r>
      <w:r>
        <w:rPr>
          <w:color w:val="000000"/>
        </w:rPr>
        <w:fldChar w:fldCharType="end"/>
      </w:r>
    </w:p>
    <w:p w14:paraId="1DF608A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"http://paperpile.com/b/UqA1L6/h0YX" \h</w:instrText>
      </w:r>
      <w:r>
        <w:fldChar w:fldCharType="separate"/>
      </w:r>
      <w:r>
        <w:rPr>
          <w:color w:val="000000"/>
        </w:rPr>
        <w:t xml:space="preserve">Rice, W. R. (1984). Sex Chromosomes and the Evolution of Sexual Dimorphism. </w:t>
      </w:r>
      <w:r>
        <w:rPr>
          <w:color w:val="000000"/>
        </w:rPr>
        <w:fldChar w:fldCharType="end"/>
      </w:r>
      <w:r>
        <w:fldChar w:fldCharType="begin"/>
      </w:r>
      <w:r>
        <w:instrText>HYPERLINK "http://paperpile.com/b/UqA1L6/h0YX"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"http://paperpile.com/b/UqA1L6/h0YX" \h</w:instrText>
      </w:r>
      <w:r>
        <w:fldChar w:fldCharType="separate"/>
      </w:r>
      <w:r>
        <w:rPr>
          <w:color w:val="000000"/>
        </w:rPr>
        <w:t xml:space="preserve">, </w:t>
      </w:r>
      <w:r>
        <w:rPr>
          <w:color w:val="000000"/>
        </w:rPr>
        <w:fldChar w:fldCharType="end"/>
      </w:r>
      <w:r>
        <w:fldChar w:fldCharType="begin"/>
      </w:r>
      <w:r>
        <w:instrText>HYPERLINK "http://paperpile.com/b/UqA1L6/h0YX" \h</w:instrText>
      </w:r>
      <w:r>
        <w:fldChar w:fldCharType="separate"/>
      </w:r>
      <w:r>
        <w:rPr>
          <w:i/>
          <w:color w:val="000000"/>
        </w:rPr>
        <w:t>38</w:t>
      </w:r>
      <w:r>
        <w:rPr>
          <w:i/>
          <w:color w:val="000000"/>
        </w:rPr>
        <w:fldChar w:fldCharType="end"/>
      </w:r>
      <w:r>
        <w:fldChar w:fldCharType="begin"/>
      </w:r>
      <w:r>
        <w:instrText>HYPERLINK "http://paperpile.com/b/UqA1L6/h0YX" \h</w:instrText>
      </w:r>
      <w:r>
        <w:fldChar w:fldCharType="separate"/>
      </w:r>
      <w:r>
        <w:rPr>
          <w:color w:val="000000"/>
        </w:rPr>
        <w:t>(4), 735–742.</w:t>
      </w:r>
      <w:r>
        <w:rPr>
          <w:color w:val="000000"/>
        </w:rPr>
        <w:fldChar w:fldCharType="end"/>
      </w:r>
    </w:p>
    <w:p w14:paraId="02B5A85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"http://paperpile.com/b/UqA1L6/6uXf" \h</w:instrText>
      </w:r>
      <w:r>
        <w:fldChar w:fldCharType="separate"/>
      </w:r>
      <w:r>
        <w:rPr>
          <w:color w:val="000000"/>
        </w:rPr>
        <w:t xml:space="preserve">Robben, M., Ramesh, B., Pau, S., Meletis, D., Luber, J., &amp; Demuth, J. (2024). scRNA-seq Reveals Novel Genetic Pathways and Sex Chromosome Regulation in Tribolium Spermatogenesis. </w:t>
      </w:r>
      <w:r>
        <w:rPr>
          <w:color w:val="000000"/>
        </w:rPr>
        <w:fldChar w:fldCharType="end"/>
      </w:r>
      <w:r>
        <w:fldChar w:fldCharType="begin"/>
      </w:r>
      <w:r>
        <w:instrText>HYPERLINK "http://paperpile.com/b/UqA1L6/6uXf" \h</w:instrText>
      </w:r>
      <w:r>
        <w:fldChar w:fldCharType="separate"/>
      </w:r>
      <w:r>
        <w:rPr>
          <w:i/>
          <w:color w:val="000000"/>
        </w:rPr>
        <w:t>Genome Biology and Evolution</w:t>
      </w:r>
      <w:r>
        <w:rPr>
          <w:i/>
          <w:color w:val="000000"/>
        </w:rPr>
        <w:fldChar w:fldCharType="end"/>
      </w:r>
      <w:r>
        <w:fldChar w:fldCharType="begin"/>
      </w:r>
      <w:r>
        <w:instrText>HYPERLINK "http://paperpile.com/b/UqA1L6/6uXf" \h</w:instrText>
      </w:r>
      <w:r>
        <w:fldChar w:fldCharType="separate"/>
      </w:r>
      <w:r>
        <w:rPr>
          <w:color w:val="000000"/>
        </w:rPr>
        <w:t xml:space="preserve">, </w:t>
      </w:r>
      <w:r>
        <w:rPr>
          <w:color w:val="000000"/>
        </w:rPr>
        <w:fldChar w:fldCharType="end"/>
      </w:r>
      <w:r>
        <w:fldChar w:fldCharType="begin"/>
      </w:r>
      <w:r>
        <w:instrText>HYPERLINK "http://paperpile.com/b/UqA1L6/6uXf" \h</w:instrText>
      </w:r>
      <w:r>
        <w:fldChar w:fldCharType="separate"/>
      </w:r>
      <w:r>
        <w:rPr>
          <w:i/>
          <w:color w:val="000000"/>
        </w:rPr>
        <w:t>16</w:t>
      </w:r>
      <w:r>
        <w:rPr>
          <w:i/>
          <w:color w:val="000000"/>
        </w:rPr>
        <w:fldChar w:fldCharType="end"/>
      </w:r>
      <w:r>
        <w:fldChar w:fldCharType="begin"/>
      </w:r>
      <w:r>
        <w:instrText>HYPERLINK "http://paperpile.com/b/UqA1L6/6uXf" \h</w:instrText>
      </w:r>
      <w:r>
        <w:fldChar w:fldCharType="separate"/>
      </w:r>
      <w:r>
        <w:rPr>
          <w:color w:val="000000"/>
        </w:rPr>
        <w:t>(3). https://doi.org/</w:t>
      </w:r>
      <w:r>
        <w:rPr>
          <w:color w:val="000000"/>
        </w:rPr>
        <w:fldChar w:fldCharType="end"/>
      </w:r>
      <w:r>
        <w:fldChar w:fldCharType="begin"/>
      </w:r>
      <w:r>
        <w:instrText>HYPERLINK "http://dx.doi.org/10.1093/gbe/evae059" \h</w:instrText>
      </w:r>
      <w:r>
        <w:fldChar w:fldCharType="separate"/>
      </w:r>
      <w:r>
        <w:rPr>
          <w:color w:val="000000"/>
        </w:rPr>
        <w:t>10.1093/gbe/evae059</w:t>
      </w:r>
      <w:r>
        <w:rPr>
          <w:color w:val="000000"/>
        </w:rPr>
        <w:fldChar w:fldCharType="end"/>
      </w:r>
    </w:p>
    <w:p w14:paraId="0E07A64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"http://paperpile.com/b/UqA1L6/vPNv" \h</w:instrText>
      </w:r>
      <w:r>
        <w:fldChar w:fldCharType="separate"/>
      </w:r>
      <w:r>
        <w:rPr>
          <w:color w:val="000000"/>
        </w:rPr>
        <w:t xml:space="preserve">Robinson, M. D., McCarthy, D. J., &amp; Smyth, G. K. (2010). </w:t>
      </w:r>
      <w:proofErr w:type="spellStart"/>
      <w:r>
        <w:rPr>
          <w:color w:val="000000"/>
        </w:rPr>
        <w:t>edgeR</w:t>
      </w:r>
      <w:proofErr w:type="spellEnd"/>
      <w:r>
        <w:rPr>
          <w:color w:val="000000"/>
        </w:rPr>
        <w:t xml:space="preserve">: a Bioconductor package for differential expression analysis of digital gene expression data. </w:t>
      </w:r>
      <w:r>
        <w:rPr>
          <w:color w:val="000000"/>
        </w:rPr>
        <w:fldChar w:fldCharType="end"/>
      </w:r>
      <w:r>
        <w:fldChar w:fldCharType="begin"/>
      </w:r>
      <w:r>
        <w:instrText>HYPERLINK "http://paperpile.com/b/UqA1L6/vPNv" \h</w:instrText>
      </w:r>
      <w:r>
        <w:fldChar w:fldCharType="separate"/>
      </w:r>
      <w:r>
        <w:rPr>
          <w:i/>
          <w:color w:val="000000"/>
        </w:rPr>
        <w:t xml:space="preserve">Bioinformatics </w:t>
      </w:r>
      <w:r>
        <w:rPr>
          <w:i/>
          <w:color w:val="000000"/>
        </w:rPr>
        <w:fldChar w:fldCharType="end"/>
      </w:r>
      <w:r>
        <w:fldChar w:fldCharType="begin"/>
      </w:r>
      <w:r>
        <w:instrText>HYPERLINK "http://paperpile.com/b/UqA1L6/vPNv" \h</w:instrText>
      </w:r>
      <w:r>
        <w:fldChar w:fldCharType="separate"/>
      </w:r>
      <w:r>
        <w:rPr>
          <w:color w:val="000000"/>
        </w:rPr>
        <w:t xml:space="preserve">, </w:t>
      </w:r>
      <w:r>
        <w:rPr>
          <w:color w:val="000000"/>
        </w:rPr>
        <w:fldChar w:fldCharType="end"/>
      </w:r>
      <w:r>
        <w:fldChar w:fldCharType="begin"/>
      </w:r>
      <w:r>
        <w:instrText>HYPERLINK "http://paperpile.com/b/UqA1L6/vPNv" \h</w:instrText>
      </w:r>
      <w:r>
        <w:fldChar w:fldCharType="separate"/>
      </w:r>
      <w:r>
        <w:rPr>
          <w:i/>
          <w:color w:val="000000"/>
        </w:rPr>
        <w:t>26</w:t>
      </w:r>
      <w:r>
        <w:rPr>
          <w:i/>
          <w:color w:val="000000"/>
        </w:rPr>
        <w:fldChar w:fldCharType="end"/>
      </w:r>
      <w:r>
        <w:fldChar w:fldCharType="begin"/>
      </w:r>
      <w:r>
        <w:instrText>HYPERLINK "http://paperpile.com/b/UqA1L6/vPNv" \h</w:instrText>
      </w:r>
      <w:r>
        <w:fldChar w:fldCharType="separate"/>
      </w:r>
      <w:r>
        <w:rPr>
          <w:color w:val="000000"/>
        </w:rPr>
        <w:t>(1), 139–140.</w:t>
      </w:r>
      <w:r>
        <w:rPr>
          <w:color w:val="000000"/>
        </w:rPr>
        <w:fldChar w:fldCharType="end"/>
      </w:r>
    </w:p>
    <w:p w14:paraId="56831D7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"http://paperpile.com/b/UqA1L6/Yl7h" \h</w:instrText>
      </w:r>
      <w:r>
        <w:fldChar w:fldCharType="separate"/>
      </w:r>
      <w:r>
        <w:rPr>
          <w:color w:val="000000"/>
        </w:rPr>
        <w:t xml:space="preserve">Sandler, L., </w:t>
      </w:r>
      <w:proofErr w:type="spellStart"/>
      <w:r>
        <w:rPr>
          <w:color w:val="000000"/>
        </w:rPr>
        <w:t>Hiraizumi</w:t>
      </w:r>
      <w:proofErr w:type="spellEnd"/>
      <w:r>
        <w:rPr>
          <w:color w:val="000000"/>
        </w:rPr>
        <w:t xml:space="preserve">, Y., &amp; Sandler, I. (1959). Meiotic drive in natural populations of Drosophila melanogaster. I. the cytogenetic basis of segregation-distortion. </w:t>
      </w:r>
      <w:r>
        <w:rPr>
          <w:color w:val="000000"/>
        </w:rPr>
        <w:fldChar w:fldCharType="end"/>
      </w:r>
      <w:r>
        <w:fldChar w:fldCharType="begin"/>
      </w:r>
      <w:r>
        <w:instrText>HYPERLINK "http://paperpile.com/b/UqA1L6/Yl7h" \h</w:instrText>
      </w:r>
      <w:r>
        <w:fldChar w:fldCharType="separate"/>
      </w:r>
      <w:r>
        <w:rPr>
          <w:i/>
          <w:color w:val="000000"/>
        </w:rPr>
        <w:t>Genetics</w:t>
      </w:r>
      <w:r>
        <w:rPr>
          <w:i/>
          <w:color w:val="000000"/>
        </w:rPr>
        <w:fldChar w:fldCharType="end"/>
      </w:r>
      <w:r>
        <w:fldChar w:fldCharType="begin"/>
      </w:r>
      <w:r>
        <w:instrText>HYPERLINK "http://paperpile.com/b/UqA1L6/Yl7h" \h</w:instrText>
      </w:r>
      <w:r>
        <w:fldChar w:fldCharType="separate"/>
      </w:r>
      <w:r>
        <w:rPr>
          <w:color w:val="000000"/>
        </w:rPr>
        <w:t xml:space="preserve">, </w:t>
      </w:r>
      <w:r>
        <w:rPr>
          <w:color w:val="000000"/>
        </w:rPr>
        <w:fldChar w:fldCharType="end"/>
      </w:r>
      <w:r>
        <w:fldChar w:fldCharType="begin"/>
      </w:r>
      <w:r>
        <w:instrText>HYPERLINK "http://paperpile.com/b/UqA1L6/Yl7h" \h</w:instrText>
      </w:r>
      <w:r>
        <w:fldChar w:fldCharType="separate"/>
      </w:r>
      <w:r>
        <w:rPr>
          <w:i/>
          <w:color w:val="000000"/>
        </w:rPr>
        <w:t>44</w:t>
      </w:r>
      <w:r>
        <w:rPr>
          <w:i/>
          <w:color w:val="000000"/>
        </w:rPr>
        <w:fldChar w:fldCharType="end"/>
      </w:r>
      <w:r>
        <w:fldChar w:fldCharType="begin"/>
      </w:r>
      <w:r>
        <w:instrText>HYPERLINK "http://paperpile.com/b/UqA1L6/Yl7h" \h</w:instrText>
      </w:r>
      <w:r>
        <w:fldChar w:fldCharType="separate"/>
      </w:r>
      <w:r>
        <w:rPr>
          <w:color w:val="000000"/>
        </w:rPr>
        <w:t>(2), 233–250.</w:t>
      </w:r>
      <w:r>
        <w:rPr>
          <w:color w:val="000000"/>
        </w:rPr>
        <w:fldChar w:fldCharType="end"/>
      </w:r>
    </w:p>
    <w:p w14:paraId="7F0DE14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"http://paperpile.com/b/UqA1L6/tqZA" \h</w:instrText>
      </w:r>
      <w:r>
        <w:fldChar w:fldCharType="separate"/>
      </w:r>
      <w:r>
        <w:rPr>
          <w:color w:val="000000"/>
        </w:rPr>
        <w:t xml:space="preserve">Sandler, L., &amp; </w:t>
      </w:r>
      <w:proofErr w:type="spellStart"/>
      <w:r>
        <w:rPr>
          <w:color w:val="000000"/>
        </w:rPr>
        <w:t>Novitski</w:t>
      </w:r>
      <w:proofErr w:type="spellEnd"/>
      <w:r>
        <w:rPr>
          <w:color w:val="000000"/>
        </w:rPr>
        <w:t xml:space="preserve">, E. (1957). Meiotic Drive as an Evolutionary Force. </w:t>
      </w:r>
      <w:r>
        <w:rPr>
          <w:color w:val="000000"/>
        </w:rPr>
        <w:fldChar w:fldCharType="end"/>
      </w:r>
      <w:r>
        <w:fldChar w:fldCharType="begin"/>
      </w:r>
      <w:r>
        <w:instrText>HYPERLINK "http://paperpile.com/b/UqA1L6/tqZA" \h</w:instrText>
      </w:r>
      <w:r>
        <w:fldChar w:fldCharType="separate"/>
      </w:r>
      <w:r>
        <w:rPr>
          <w:i/>
          <w:color w:val="000000"/>
        </w:rPr>
        <w:t>The American Naturalist</w:t>
      </w:r>
      <w:r>
        <w:rPr>
          <w:i/>
          <w:color w:val="000000"/>
        </w:rPr>
        <w:fldChar w:fldCharType="end"/>
      </w:r>
      <w:r>
        <w:fldChar w:fldCharType="begin"/>
      </w:r>
      <w:r>
        <w:instrText>HYPERLINK "http://paperpile.com/b/UqA1L6/tqZA" \h</w:instrText>
      </w:r>
      <w:r>
        <w:fldChar w:fldCharType="separate"/>
      </w:r>
      <w:r>
        <w:rPr>
          <w:color w:val="000000"/>
        </w:rPr>
        <w:t xml:space="preserve">, </w:t>
      </w:r>
      <w:r>
        <w:rPr>
          <w:color w:val="000000"/>
        </w:rPr>
        <w:fldChar w:fldCharType="end"/>
      </w:r>
      <w:r>
        <w:fldChar w:fldCharType="begin"/>
      </w:r>
      <w:r>
        <w:instrText>HYPERLINK "http://paperpile.com/b/UqA1L6/tqZA" \h</w:instrText>
      </w:r>
      <w:r>
        <w:fldChar w:fldCharType="separate"/>
      </w:r>
      <w:r>
        <w:rPr>
          <w:i/>
          <w:color w:val="000000"/>
        </w:rPr>
        <w:t>91</w:t>
      </w:r>
      <w:r>
        <w:rPr>
          <w:i/>
          <w:color w:val="000000"/>
        </w:rPr>
        <w:fldChar w:fldCharType="end"/>
      </w:r>
      <w:r>
        <w:fldChar w:fldCharType="begin"/>
      </w:r>
      <w:r>
        <w:instrText>HYPERLINK "http://paperpile.com/b/UqA1L6/tqZA" \h</w:instrText>
      </w:r>
      <w:r>
        <w:fldChar w:fldCharType="separate"/>
      </w:r>
      <w:r>
        <w:rPr>
          <w:color w:val="000000"/>
        </w:rPr>
        <w:t>(857), 105–110.</w:t>
      </w:r>
      <w:r>
        <w:rPr>
          <w:color w:val="000000"/>
        </w:rPr>
        <w:fldChar w:fldCharType="end"/>
      </w:r>
    </w:p>
    <w:p w14:paraId="528931F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"http://paperpile.com/b/UqA1L6/VKKD" \h</w:instrText>
      </w:r>
      <w:r>
        <w:fldChar w:fldCharType="separate"/>
      </w:r>
      <w:r>
        <w:rPr>
          <w:color w:val="000000"/>
        </w:rPr>
        <w:t xml:space="preserve">Segami, C. J., Semon, M., Cunha, C., Bergin, C., Mugal, C. F., &amp; Qvarnström, A. (2022). Single-Cell Transcriptomics reveals relaxed evolutionary constraint of spermatogenesis in two passerine birds as compared to mammals. In </w:t>
      </w:r>
      <w:r>
        <w:rPr>
          <w:color w:val="000000"/>
        </w:rPr>
        <w:fldChar w:fldCharType="end"/>
      </w:r>
      <w:r>
        <w:fldChar w:fldCharType="begin"/>
      </w:r>
      <w:r>
        <w:instrText>HYPERLINK "http://paperpile.com/b/UqA1L6/VKKD" \h</w:instrText>
      </w:r>
      <w:r>
        <w:fldChar w:fldCharType="separate"/>
      </w:r>
      <w:r>
        <w:rPr>
          <w:i/>
          <w:color w:val="000000"/>
        </w:rPr>
        <w:t>bioRxiv</w:t>
      </w:r>
      <w:r>
        <w:rPr>
          <w:i/>
          <w:color w:val="000000"/>
        </w:rPr>
        <w:fldChar w:fldCharType="end"/>
      </w:r>
      <w:r>
        <w:fldChar w:fldCharType="begin"/>
      </w:r>
      <w:r>
        <w:instrText>HYPERLINK "http://paperpile.com/b/UqA1L6/VKKD" \h</w:instrText>
      </w:r>
      <w:r>
        <w:fldChar w:fldCharType="separate"/>
      </w:r>
      <w:r>
        <w:rPr>
          <w:color w:val="000000"/>
        </w:rPr>
        <w:t xml:space="preserve"> (p. 2022.01.22.477241). https://doi.org/</w:t>
      </w:r>
      <w:r>
        <w:rPr>
          <w:color w:val="000000"/>
        </w:rPr>
        <w:fldChar w:fldCharType="end"/>
      </w:r>
      <w:r>
        <w:fldChar w:fldCharType="begin"/>
      </w:r>
      <w:r>
        <w:instrText>HYPERLINK "http://dx.doi.org/10.1101/2022.01.22.477241" \h</w:instrText>
      </w:r>
      <w:r>
        <w:fldChar w:fldCharType="separate"/>
      </w:r>
      <w:r>
        <w:rPr>
          <w:color w:val="000000"/>
        </w:rPr>
        <w:t>10.1101/2022.01.22.477241</w:t>
      </w:r>
      <w:r>
        <w:rPr>
          <w:color w:val="000000"/>
        </w:rPr>
        <w:fldChar w:fldCharType="end"/>
      </w:r>
    </w:p>
    <w:p w14:paraId="744EDF9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"http://paperpile.com/b/UqA1L6/Y5ST" \h</w:instrText>
      </w:r>
      <w:r>
        <w:fldChar w:fldCharType="separate"/>
      </w:r>
      <w:r>
        <w:rPr>
          <w:color w:val="000000"/>
        </w:rPr>
        <w:t xml:space="preserve">Silver, L. M. (1985). Mouse t haplotypes. </w:t>
      </w:r>
      <w:r>
        <w:rPr>
          <w:color w:val="000000"/>
        </w:rPr>
        <w:fldChar w:fldCharType="end"/>
      </w:r>
      <w:r>
        <w:fldChar w:fldCharType="begin"/>
      </w:r>
      <w:r>
        <w:instrText>HYPERLINK "http://paperpile.com/b/UqA1L6/Y5ST" \h</w:instrText>
      </w:r>
      <w:r>
        <w:fldChar w:fldCharType="separate"/>
      </w:r>
      <w:r>
        <w:rPr>
          <w:i/>
          <w:color w:val="000000"/>
        </w:rPr>
        <w:t>Annual Review of Genetics</w:t>
      </w:r>
      <w:r>
        <w:rPr>
          <w:i/>
          <w:color w:val="000000"/>
        </w:rPr>
        <w:fldChar w:fldCharType="end"/>
      </w:r>
      <w:r>
        <w:fldChar w:fldCharType="begin"/>
      </w:r>
      <w:r>
        <w:instrText>HYPERLINK "http://paperpile.com/b/UqA1L6/Y5ST" \h</w:instrText>
      </w:r>
      <w:r>
        <w:fldChar w:fldCharType="separate"/>
      </w:r>
      <w:r>
        <w:rPr>
          <w:color w:val="000000"/>
        </w:rPr>
        <w:t xml:space="preserve">, </w:t>
      </w:r>
      <w:r>
        <w:rPr>
          <w:color w:val="000000"/>
        </w:rPr>
        <w:fldChar w:fldCharType="end"/>
      </w:r>
      <w:r>
        <w:fldChar w:fldCharType="begin"/>
      </w:r>
      <w:r>
        <w:instrText>HYPERLINK "http://paperpile.com/b/UqA1L6/Y5ST" \h</w:instrText>
      </w:r>
      <w:r>
        <w:fldChar w:fldCharType="separate"/>
      </w:r>
      <w:r>
        <w:rPr>
          <w:i/>
          <w:color w:val="000000"/>
        </w:rPr>
        <w:t>19</w:t>
      </w:r>
      <w:r>
        <w:rPr>
          <w:i/>
          <w:color w:val="000000"/>
        </w:rPr>
        <w:fldChar w:fldCharType="end"/>
      </w:r>
      <w:r>
        <w:fldChar w:fldCharType="begin"/>
      </w:r>
      <w:r>
        <w:instrText>HYPERLINK "http://paperpile.com/b/UqA1L6/Y5ST" \h</w:instrText>
      </w:r>
      <w:r>
        <w:fldChar w:fldCharType="separate"/>
      </w:r>
      <w:r>
        <w:rPr>
          <w:color w:val="000000"/>
        </w:rPr>
        <w:t>(1), 179–208.</w:t>
      </w:r>
      <w:r>
        <w:rPr>
          <w:color w:val="000000"/>
        </w:rPr>
        <w:fldChar w:fldCharType="end"/>
      </w:r>
    </w:p>
    <w:p w14:paraId="10E5992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"http://paperpile.com/b/UqA1L6/DOKP" \h</w:instrText>
      </w:r>
      <w:r>
        <w:fldChar w:fldCharType="separate"/>
      </w:r>
      <w:r>
        <w:rPr>
          <w:color w:val="000000"/>
        </w:rPr>
        <w:t xml:space="preserve">Silver, L. M. (1993). The peculiar journey of a selfish chromosome: mouse t haplotypes and meiotic drive. </w:t>
      </w:r>
      <w:r>
        <w:rPr>
          <w:color w:val="000000"/>
        </w:rPr>
        <w:fldChar w:fldCharType="end"/>
      </w:r>
      <w:r>
        <w:fldChar w:fldCharType="begin"/>
      </w:r>
      <w:r>
        <w:instrText>HYPERLINK "http://paperpile.com/b/UqA1L6/DOKP" \h</w:instrText>
      </w:r>
      <w:r>
        <w:fldChar w:fldCharType="separate"/>
      </w:r>
      <w:r>
        <w:rPr>
          <w:i/>
          <w:color w:val="000000"/>
        </w:rPr>
        <w:t>Trends in Genetics: TIG</w:t>
      </w:r>
      <w:r>
        <w:rPr>
          <w:i/>
          <w:color w:val="000000"/>
        </w:rPr>
        <w:fldChar w:fldCharType="end"/>
      </w:r>
      <w:r>
        <w:fldChar w:fldCharType="begin"/>
      </w:r>
      <w:r>
        <w:instrText>HYPERLINK "http://paperpile.com/b/UqA1L6/DOKP" \h</w:instrText>
      </w:r>
      <w:r>
        <w:fldChar w:fldCharType="separate"/>
      </w:r>
      <w:r>
        <w:rPr>
          <w:color w:val="000000"/>
        </w:rPr>
        <w:t xml:space="preserve">, </w:t>
      </w:r>
      <w:r>
        <w:rPr>
          <w:color w:val="000000"/>
        </w:rPr>
        <w:fldChar w:fldCharType="end"/>
      </w:r>
      <w:r>
        <w:fldChar w:fldCharType="begin"/>
      </w:r>
      <w:r>
        <w:instrText>HYPERLINK "http://paperpile.com/b/UqA1L6/DOKP" \h</w:instrText>
      </w:r>
      <w:r>
        <w:fldChar w:fldCharType="separate"/>
      </w:r>
      <w:r>
        <w:rPr>
          <w:i/>
          <w:color w:val="000000"/>
        </w:rPr>
        <w:t>9</w:t>
      </w:r>
      <w:r>
        <w:rPr>
          <w:i/>
          <w:color w:val="000000"/>
        </w:rPr>
        <w:fldChar w:fldCharType="end"/>
      </w:r>
      <w:r>
        <w:fldChar w:fldCharType="begin"/>
      </w:r>
      <w:r>
        <w:instrText>HYPERLINK "http://paperpile.com/b/UqA1L6/DOKP" \h</w:instrText>
      </w:r>
      <w:r>
        <w:fldChar w:fldCharType="separate"/>
      </w:r>
      <w:r>
        <w:rPr>
          <w:color w:val="000000"/>
        </w:rPr>
        <w:t>(7), 250–254.</w:t>
      </w:r>
      <w:r>
        <w:rPr>
          <w:color w:val="000000"/>
        </w:rPr>
        <w:fldChar w:fldCharType="end"/>
      </w:r>
    </w:p>
    <w:p w14:paraId="53311E1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"http://paperpile.com/b/UqA1L6/xYRx" \h</w:instrText>
      </w:r>
      <w:r>
        <w:fldChar w:fldCharType="separate"/>
      </w:r>
      <w:r>
        <w:rPr>
          <w:color w:val="000000"/>
        </w:rPr>
        <w:t xml:space="preserve">Simoni, A., Hammond, A. M., </w:t>
      </w:r>
      <w:proofErr w:type="spellStart"/>
      <w:r>
        <w:rPr>
          <w:color w:val="000000"/>
        </w:rPr>
        <w:t>Beaghton</w:t>
      </w:r>
      <w:proofErr w:type="spellEnd"/>
      <w:r>
        <w:rPr>
          <w:color w:val="000000"/>
        </w:rPr>
        <w:t xml:space="preserve">, A. K., </w:t>
      </w:r>
      <w:proofErr w:type="spellStart"/>
      <w:r>
        <w:rPr>
          <w:color w:val="000000"/>
        </w:rPr>
        <w:t>Galizi</w:t>
      </w:r>
      <w:proofErr w:type="spellEnd"/>
      <w:r>
        <w:rPr>
          <w:color w:val="000000"/>
        </w:rPr>
        <w:t xml:space="preserve">, R., </w:t>
      </w:r>
      <w:proofErr w:type="spellStart"/>
      <w:r>
        <w:rPr>
          <w:color w:val="000000"/>
        </w:rPr>
        <w:t>Taxiarchi</w:t>
      </w:r>
      <w:proofErr w:type="spellEnd"/>
      <w:r>
        <w:rPr>
          <w:color w:val="000000"/>
        </w:rPr>
        <w:t xml:space="preserve">, C., Kyrou, K., </w:t>
      </w:r>
      <w:proofErr w:type="spellStart"/>
      <w:r>
        <w:rPr>
          <w:color w:val="000000"/>
        </w:rPr>
        <w:t>Meacci</w:t>
      </w:r>
      <w:proofErr w:type="spellEnd"/>
      <w:r>
        <w:rPr>
          <w:color w:val="000000"/>
        </w:rPr>
        <w:t xml:space="preserve">, D., Gribble, M., </w:t>
      </w:r>
      <w:proofErr w:type="spellStart"/>
      <w:r>
        <w:rPr>
          <w:color w:val="000000"/>
        </w:rPr>
        <w:t>Morselli</w:t>
      </w:r>
      <w:proofErr w:type="spellEnd"/>
      <w:r>
        <w:rPr>
          <w:color w:val="000000"/>
        </w:rPr>
        <w:t xml:space="preserve">, G., Burt, A., Nolan, T., &amp; </w:t>
      </w:r>
      <w:proofErr w:type="spellStart"/>
      <w:r>
        <w:rPr>
          <w:color w:val="000000"/>
        </w:rPr>
        <w:t>Crisanti</w:t>
      </w:r>
      <w:proofErr w:type="spellEnd"/>
      <w:r>
        <w:rPr>
          <w:color w:val="000000"/>
        </w:rPr>
        <w:t xml:space="preserve">, A. (2020). A male-biased sex-distorter gene drive for the human malaria vector Anopheles gambiae. </w:t>
      </w:r>
      <w:r>
        <w:rPr>
          <w:color w:val="000000"/>
        </w:rPr>
        <w:fldChar w:fldCharType="end"/>
      </w:r>
      <w:r>
        <w:fldChar w:fldCharType="begin"/>
      </w:r>
      <w:r>
        <w:instrText>HYPERLINK "http://paperpile.com/b/UqA1L6/xYRx" \h</w:instrText>
      </w:r>
      <w:r>
        <w:fldChar w:fldCharType="separate"/>
      </w:r>
      <w:r>
        <w:rPr>
          <w:i/>
          <w:color w:val="000000"/>
        </w:rPr>
        <w:t>Nature Biotechnology</w:t>
      </w:r>
      <w:r>
        <w:rPr>
          <w:i/>
          <w:color w:val="000000"/>
        </w:rPr>
        <w:fldChar w:fldCharType="end"/>
      </w:r>
      <w:r>
        <w:fldChar w:fldCharType="begin"/>
      </w:r>
      <w:r>
        <w:instrText>HYPERLINK "http://paperpile.com/b/UqA1L6/xYRx" \h</w:instrText>
      </w:r>
      <w:r>
        <w:fldChar w:fldCharType="separate"/>
      </w:r>
      <w:r>
        <w:rPr>
          <w:color w:val="000000"/>
        </w:rPr>
        <w:t xml:space="preserve">, </w:t>
      </w:r>
      <w:r>
        <w:rPr>
          <w:color w:val="000000"/>
        </w:rPr>
        <w:fldChar w:fldCharType="end"/>
      </w:r>
      <w:r>
        <w:fldChar w:fldCharType="begin"/>
      </w:r>
      <w:r>
        <w:instrText>HYPERLINK "http://paperpile.com/b/UqA1L6/xYRx" \h</w:instrText>
      </w:r>
      <w:r>
        <w:fldChar w:fldCharType="separate"/>
      </w:r>
      <w:r>
        <w:rPr>
          <w:i/>
          <w:color w:val="000000"/>
        </w:rPr>
        <w:t>38</w:t>
      </w:r>
      <w:r>
        <w:rPr>
          <w:i/>
          <w:color w:val="000000"/>
        </w:rPr>
        <w:fldChar w:fldCharType="end"/>
      </w:r>
      <w:r>
        <w:fldChar w:fldCharType="begin"/>
      </w:r>
      <w:r>
        <w:instrText>HYPERLINK "http://paperpile.com/b/UqA1L6/xYRx" \h</w:instrText>
      </w:r>
      <w:r>
        <w:fldChar w:fldCharType="separate"/>
      </w:r>
      <w:r>
        <w:rPr>
          <w:color w:val="000000"/>
        </w:rPr>
        <w:t>(9), 1054–1060.</w:t>
      </w:r>
      <w:r>
        <w:rPr>
          <w:color w:val="000000"/>
        </w:rPr>
        <w:fldChar w:fldCharType="end"/>
      </w:r>
    </w:p>
    <w:p w14:paraId="1E5C700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"http://paperpile.com/b/UqA1L6/BPgL" \h</w:instrText>
      </w:r>
      <w:r>
        <w:fldChar w:fldCharType="separate"/>
      </w:r>
      <w:r>
        <w:rPr>
          <w:color w:val="000000"/>
        </w:rPr>
        <w:t xml:space="preserve">Stalker, H. D. (1961). The genetic systems modifying meiotic drive in Drosophila </w:t>
      </w:r>
      <w:proofErr w:type="spellStart"/>
      <w:r>
        <w:rPr>
          <w:color w:val="000000"/>
        </w:rPr>
        <w:t>paramelanica</w:t>
      </w:r>
      <w:proofErr w:type="spellEnd"/>
      <w:r>
        <w:rPr>
          <w:color w:val="000000"/>
        </w:rPr>
        <w:t xml:space="preserve">. </w:t>
      </w:r>
      <w:r>
        <w:rPr>
          <w:color w:val="000000"/>
        </w:rPr>
        <w:fldChar w:fldCharType="end"/>
      </w:r>
      <w:r>
        <w:fldChar w:fldCharType="begin"/>
      </w:r>
      <w:r>
        <w:instrText>HYPERLINK "http://paperpile.com/b/UqA1L6/BPgL" \h</w:instrText>
      </w:r>
      <w:r>
        <w:fldChar w:fldCharType="separate"/>
      </w:r>
      <w:r>
        <w:rPr>
          <w:i/>
          <w:color w:val="000000"/>
        </w:rPr>
        <w:t>Genetics</w:t>
      </w:r>
      <w:r>
        <w:rPr>
          <w:i/>
          <w:color w:val="000000"/>
        </w:rPr>
        <w:fldChar w:fldCharType="end"/>
      </w:r>
      <w:r>
        <w:fldChar w:fldCharType="begin"/>
      </w:r>
      <w:r>
        <w:instrText>HYPERLINK "http://paperpile.com/b/UqA1L6/BPgL" \h</w:instrText>
      </w:r>
      <w:r>
        <w:fldChar w:fldCharType="separate"/>
      </w:r>
      <w:r>
        <w:rPr>
          <w:color w:val="000000"/>
        </w:rPr>
        <w:t xml:space="preserve">, </w:t>
      </w:r>
      <w:r>
        <w:rPr>
          <w:color w:val="000000"/>
        </w:rPr>
        <w:fldChar w:fldCharType="end"/>
      </w:r>
      <w:r>
        <w:fldChar w:fldCharType="begin"/>
      </w:r>
      <w:r>
        <w:instrText>HYPERLINK "http://paperpile.com/b/UqA1L6/BPgL" \h</w:instrText>
      </w:r>
      <w:r>
        <w:fldChar w:fldCharType="separate"/>
      </w:r>
      <w:r>
        <w:rPr>
          <w:i/>
          <w:color w:val="000000"/>
        </w:rPr>
        <w:t>46</w:t>
      </w:r>
      <w:r>
        <w:rPr>
          <w:i/>
          <w:color w:val="000000"/>
        </w:rPr>
        <w:fldChar w:fldCharType="end"/>
      </w:r>
      <w:r>
        <w:fldChar w:fldCharType="begin"/>
      </w:r>
      <w:r>
        <w:instrText>HYPERLINK "http://paperpile.com/b/UqA1L6/BPgL" \h</w:instrText>
      </w:r>
      <w:r>
        <w:fldChar w:fldCharType="separate"/>
      </w:r>
      <w:r>
        <w:rPr>
          <w:color w:val="000000"/>
        </w:rPr>
        <w:t>(2), 177–202.</w:t>
      </w:r>
      <w:r>
        <w:rPr>
          <w:color w:val="000000"/>
        </w:rPr>
        <w:fldChar w:fldCharType="end"/>
      </w:r>
    </w:p>
    <w:p w14:paraId="5B41EF2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"http://paperpile.com/b/UqA1L6/HYYZ" \h</w:instrText>
      </w:r>
      <w:r>
        <w:fldChar w:fldCharType="separate"/>
      </w:r>
      <w:r>
        <w:rPr>
          <w:color w:val="000000"/>
        </w:rPr>
        <w:t xml:space="preserve">Street, K., </w:t>
      </w:r>
      <w:proofErr w:type="spellStart"/>
      <w:r>
        <w:rPr>
          <w:color w:val="000000"/>
        </w:rPr>
        <w:t>Risso</w:t>
      </w:r>
      <w:proofErr w:type="spellEnd"/>
      <w:r>
        <w:rPr>
          <w:color w:val="000000"/>
        </w:rPr>
        <w:t xml:space="preserve">, D., Fletcher, R. B., Das, D., Ngai, J., Yosef, N., Purdom, E., &amp; </w:t>
      </w:r>
      <w:proofErr w:type="spellStart"/>
      <w:r>
        <w:rPr>
          <w:color w:val="000000"/>
        </w:rPr>
        <w:t>Dudoit</w:t>
      </w:r>
      <w:proofErr w:type="spellEnd"/>
      <w:r>
        <w:rPr>
          <w:color w:val="000000"/>
        </w:rPr>
        <w:t xml:space="preserve">, S. (2018). Slingshot: cell lineage and pseudotime inference for single-cell transcriptomics. </w:t>
      </w:r>
      <w:r>
        <w:rPr>
          <w:color w:val="000000"/>
        </w:rPr>
        <w:fldChar w:fldCharType="end"/>
      </w:r>
      <w:r>
        <w:fldChar w:fldCharType="begin"/>
      </w:r>
      <w:r>
        <w:instrText>HYPERLINK "http://paperpile.com/b/UqA1L6/HYYZ" \h</w:instrText>
      </w:r>
      <w:r>
        <w:fldChar w:fldCharType="separate"/>
      </w:r>
      <w:r>
        <w:rPr>
          <w:i/>
          <w:color w:val="000000"/>
        </w:rPr>
        <w:t>BMC Genomics</w:t>
      </w:r>
      <w:r>
        <w:rPr>
          <w:i/>
          <w:color w:val="000000"/>
        </w:rPr>
        <w:fldChar w:fldCharType="end"/>
      </w:r>
      <w:r>
        <w:fldChar w:fldCharType="begin"/>
      </w:r>
      <w:r>
        <w:instrText>HYPERLINK "http://paperpile.com/b/UqA1L6/HYYZ" \h</w:instrText>
      </w:r>
      <w:r>
        <w:fldChar w:fldCharType="separate"/>
      </w:r>
      <w:r>
        <w:rPr>
          <w:color w:val="000000"/>
        </w:rPr>
        <w:t xml:space="preserve">, </w:t>
      </w:r>
      <w:r>
        <w:rPr>
          <w:color w:val="000000"/>
        </w:rPr>
        <w:fldChar w:fldCharType="end"/>
      </w:r>
      <w:r>
        <w:fldChar w:fldCharType="begin"/>
      </w:r>
      <w:r>
        <w:instrText>HYPERLINK "http://paperpile.com/b/UqA1L6/HYYZ" \h</w:instrText>
      </w:r>
      <w:r>
        <w:fldChar w:fldCharType="separate"/>
      </w:r>
      <w:r>
        <w:rPr>
          <w:i/>
          <w:color w:val="000000"/>
        </w:rPr>
        <w:t>19</w:t>
      </w:r>
      <w:r>
        <w:rPr>
          <w:i/>
          <w:color w:val="000000"/>
        </w:rPr>
        <w:fldChar w:fldCharType="end"/>
      </w:r>
      <w:r>
        <w:fldChar w:fldCharType="begin"/>
      </w:r>
      <w:r>
        <w:instrText>HYPERLINK "http://paperpile.com/b/UqA1L6/HYYZ" \h</w:instrText>
      </w:r>
      <w:r>
        <w:fldChar w:fldCharType="separate"/>
      </w:r>
      <w:r>
        <w:rPr>
          <w:color w:val="000000"/>
        </w:rPr>
        <w:t>(1), 477.</w:t>
      </w:r>
      <w:r>
        <w:rPr>
          <w:color w:val="000000"/>
        </w:rPr>
        <w:fldChar w:fldCharType="end"/>
      </w:r>
    </w:p>
    <w:p w14:paraId="0B801FE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"http://paperpile.com/b/UqA1L6/LRH6" \h</w:instrText>
      </w:r>
      <w:r>
        <w:fldChar w:fldCharType="separate"/>
      </w:r>
      <w:r>
        <w:rPr>
          <w:color w:val="000000"/>
        </w:rPr>
        <w:t xml:space="preserve">Sturgill, D., Zhang, Y., Parisi, M., &amp; Oliver, B. (2007). </w:t>
      </w:r>
      <w:proofErr w:type="spellStart"/>
      <w:r>
        <w:rPr>
          <w:color w:val="000000"/>
        </w:rPr>
        <w:t>Demasculinization</w:t>
      </w:r>
      <w:proofErr w:type="spellEnd"/>
      <w:r>
        <w:rPr>
          <w:color w:val="000000"/>
        </w:rPr>
        <w:t xml:space="preserve"> of X chromosomes in the Drosophila genus. </w:t>
      </w:r>
      <w:r>
        <w:rPr>
          <w:color w:val="000000"/>
        </w:rPr>
        <w:fldChar w:fldCharType="end"/>
      </w:r>
      <w:r>
        <w:fldChar w:fldCharType="begin"/>
      </w:r>
      <w:r>
        <w:instrText>HYPERLINK "http://paperpile.com/b/UqA1L6/LRH6" \h</w:instrText>
      </w:r>
      <w:r>
        <w:fldChar w:fldCharType="separate"/>
      </w:r>
      <w:r>
        <w:rPr>
          <w:i/>
          <w:color w:val="000000"/>
        </w:rPr>
        <w:t>Nature</w:t>
      </w:r>
      <w:r>
        <w:rPr>
          <w:i/>
          <w:color w:val="000000"/>
        </w:rPr>
        <w:fldChar w:fldCharType="end"/>
      </w:r>
      <w:r>
        <w:fldChar w:fldCharType="begin"/>
      </w:r>
      <w:r>
        <w:instrText>HYPERLINK "http://paperpile.com/b/UqA1L6/LRH6" \h</w:instrText>
      </w:r>
      <w:r>
        <w:fldChar w:fldCharType="separate"/>
      </w:r>
      <w:r>
        <w:rPr>
          <w:color w:val="000000"/>
        </w:rPr>
        <w:t xml:space="preserve">, </w:t>
      </w:r>
      <w:r>
        <w:rPr>
          <w:color w:val="000000"/>
        </w:rPr>
        <w:fldChar w:fldCharType="end"/>
      </w:r>
      <w:r>
        <w:fldChar w:fldCharType="begin"/>
      </w:r>
      <w:r>
        <w:instrText>HYPERLINK "http://paperpile.com/b/UqA1L6/LRH6" \h</w:instrText>
      </w:r>
      <w:r>
        <w:fldChar w:fldCharType="separate"/>
      </w:r>
      <w:r>
        <w:rPr>
          <w:i/>
          <w:color w:val="000000"/>
        </w:rPr>
        <w:t>450</w:t>
      </w:r>
      <w:r>
        <w:rPr>
          <w:i/>
          <w:color w:val="000000"/>
        </w:rPr>
        <w:fldChar w:fldCharType="end"/>
      </w:r>
      <w:r>
        <w:fldChar w:fldCharType="begin"/>
      </w:r>
      <w:r>
        <w:instrText>HYPERLINK "http://paperpile.com/b/UqA1L6/LRH6" \h</w:instrText>
      </w:r>
      <w:r>
        <w:fldChar w:fldCharType="separate"/>
      </w:r>
      <w:r>
        <w:rPr>
          <w:color w:val="000000"/>
        </w:rPr>
        <w:t>(7167), 238–241.</w:t>
      </w:r>
      <w:r>
        <w:rPr>
          <w:color w:val="000000"/>
        </w:rPr>
        <w:fldChar w:fldCharType="end"/>
      </w:r>
    </w:p>
    <w:p w14:paraId="4D55BDD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"http://paperpile.com/b/UqA1L6/XlOJ" \h</w:instrText>
      </w:r>
      <w:r>
        <w:fldChar w:fldCharType="separate"/>
      </w:r>
      <w:r>
        <w:rPr>
          <w:color w:val="000000"/>
        </w:rPr>
        <w:t xml:space="preserve">Tao, Y., </w:t>
      </w:r>
      <w:proofErr w:type="spellStart"/>
      <w:r>
        <w:rPr>
          <w:color w:val="000000"/>
        </w:rPr>
        <w:t>Araripe</w:t>
      </w:r>
      <w:proofErr w:type="spellEnd"/>
      <w:r>
        <w:rPr>
          <w:color w:val="000000"/>
        </w:rPr>
        <w:t xml:space="preserve">, L., </w:t>
      </w:r>
      <w:proofErr w:type="spellStart"/>
      <w:r>
        <w:rPr>
          <w:color w:val="000000"/>
        </w:rPr>
        <w:t>Kingan</w:t>
      </w:r>
      <w:proofErr w:type="spellEnd"/>
      <w:r>
        <w:rPr>
          <w:color w:val="000000"/>
        </w:rPr>
        <w:t xml:space="preserve">, S. B., Ke, Y., Xiao, H., &amp; Hartl, D. L. (2007). A sex-ratio meiotic drive system in Drosophila </w:t>
      </w:r>
      <w:proofErr w:type="spellStart"/>
      <w:r>
        <w:rPr>
          <w:color w:val="000000"/>
        </w:rPr>
        <w:t>simulans</w:t>
      </w:r>
      <w:proofErr w:type="spellEnd"/>
      <w:r>
        <w:rPr>
          <w:color w:val="000000"/>
        </w:rPr>
        <w:t xml:space="preserve">. II: an X-linked distorter. </w:t>
      </w:r>
      <w:r>
        <w:rPr>
          <w:color w:val="000000"/>
        </w:rPr>
        <w:fldChar w:fldCharType="end"/>
      </w:r>
      <w:r>
        <w:fldChar w:fldCharType="begin"/>
      </w:r>
      <w:r>
        <w:instrText>HYPERLINK "http://paperpile.com/b/UqA1L6/XlOJ"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"http://paperpile.com/b/UqA1L6/XlOJ" \h</w:instrText>
      </w:r>
      <w:r>
        <w:fldChar w:fldCharType="separate"/>
      </w:r>
      <w:r>
        <w:rPr>
          <w:color w:val="000000"/>
        </w:rPr>
        <w:t xml:space="preserve">, </w:t>
      </w:r>
      <w:r>
        <w:rPr>
          <w:color w:val="000000"/>
        </w:rPr>
        <w:fldChar w:fldCharType="end"/>
      </w:r>
      <w:r>
        <w:fldChar w:fldCharType="begin"/>
      </w:r>
      <w:r>
        <w:instrText>HYPERLINK "http://paperpile.com/b/UqA1L6/XlOJ" \h</w:instrText>
      </w:r>
      <w:r>
        <w:fldChar w:fldCharType="separate"/>
      </w:r>
      <w:r>
        <w:rPr>
          <w:i/>
          <w:color w:val="000000"/>
        </w:rPr>
        <w:t>5</w:t>
      </w:r>
      <w:r>
        <w:rPr>
          <w:i/>
          <w:color w:val="000000"/>
        </w:rPr>
        <w:fldChar w:fldCharType="end"/>
      </w:r>
      <w:r>
        <w:fldChar w:fldCharType="begin"/>
      </w:r>
      <w:r>
        <w:instrText>HYPERLINK "http://paperpile.com/b/UqA1L6/XlOJ" \h</w:instrText>
      </w:r>
      <w:r>
        <w:fldChar w:fldCharType="separate"/>
      </w:r>
      <w:r>
        <w:rPr>
          <w:color w:val="000000"/>
        </w:rPr>
        <w:t>(11), e293.</w:t>
      </w:r>
      <w:r>
        <w:rPr>
          <w:color w:val="000000"/>
        </w:rPr>
        <w:fldChar w:fldCharType="end"/>
      </w:r>
    </w:p>
    <w:p w14:paraId="6D6176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"http://paperpile.com/b/UqA1L6/QGie" \h</w:instrText>
      </w:r>
      <w:r>
        <w:fldChar w:fldCharType="separate"/>
      </w:r>
      <w:r>
        <w:rPr>
          <w:color w:val="000000"/>
        </w:rPr>
        <w:t xml:space="preserve">Taylor, D. R., Saur, M. J., &amp; Adams, E. (1999). Pollen performance and sex-ratio evolution in a dioecious plant. </w:t>
      </w:r>
      <w:r>
        <w:rPr>
          <w:color w:val="000000"/>
        </w:rPr>
        <w:fldChar w:fldCharType="end"/>
      </w:r>
      <w:r>
        <w:fldChar w:fldCharType="begin"/>
      </w:r>
      <w:r>
        <w:instrText>HYPERLINK "http://paperpile.com/b/UqA1L6/QGie"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"http://paperpile.com/b/UqA1L6/QGie" \h</w:instrText>
      </w:r>
      <w:r>
        <w:fldChar w:fldCharType="separate"/>
      </w:r>
      <w:r>
        <w:rPr>
          <w:color w:val="000000"/>
        </w:rPr>
        <w:t xml:space="preserve">, </w:t>
      </w:r>
      <w:r>
        <w:rPr>
          <w:color w:val="000000"/>
        </w:rPr>
        <w:fldChar w:fldCharType="end"/>
      </w:r>
      <w:r>
        <w:fldChar w:fldCharType="begin"/>
      </w:r>
      <w:r>
        <w:instrText>HYPERLINK "http://paperpile.com/b/UqA1L6/QGie" \h</w:instrText>
      </w:r>
      <w:r>
        <w:fldChar w:fldCharType="separate"/>
      </w:r>
      <w:r>
        <w:rPr>
          <w:i/>
          <w:color w:val="000000"/>
        </w:rPr>
        <w:t>53</w:t>
      </w:r>
      <w:r>
        <w:rPr>
          <w:i/>
          <w:color w:val="000000"/>
        </w:rPr>
        <w:fldChar w:fldCharType="end"/>
      </w:r>
      <w:r>
        <w:fldChar w:fldCharType="begin"/>
      </w:r>
      <w:r>
        <w:instrText>HYPERLINK "http://paperpile.com/b/UqA1L6/QGie" \h</w:instrText>
      </w:r>
      <w:r>
        <w:fldChar w:fldCharType="separate"/>
      </w:r>
      <w:r>
        <w:rPr>
          <w:color w:val="000000"/>
        </w:rPr>
        <w:t>(4), 1028–1036.</w:t>
      </w:r>
      <w:r>
        <w:rPr>
          <w:color w:val="000000"/>
        </w:rPr>
        <w:fldChar w:fldCharType="end"/>
      </w:r>
    </w:p>
    <w:p w14:paraId="4F1CC31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"http://paperpile.com/b/UqA1L6/jMo0" \h</w:instrText>
      </w:r>
      <w:r>
        <w:fldChar w:fldCharType="separate"/>
      </w:r>
      <w:r>
        <w:rPr>
          <w:color w:val="000000"/>
        </w:rPr>
        <w:t xml:space="preserve">Terry, N. A., </w:t>
      </w:r>
      <w:proofErr w:type="spellStart"/>
      <w:r>
        <w:rPr>
          <w:color w:val="000000"/>
        </w:rPr>
        <w:t>Tulina</w:t>
      </w:r>
      <w:proofErr w:type="spellEnd"/>
      <w:r>
        <w:rPr>
          <w:color w:val="000000"/>
        </w:rPr>
        <w:t xml:space="preserve">, N., </w:t>
      </w:r>
      <w:proofErr w:type="spellStart"/>
      <w:r>
        <w:rPr>
          <w:color w:val="000000"/>
        </w:rPr>
        <w:t>Matunis</w:t>
      </w:r>
      <w:proofErr w:type="spellEnd"/>
      <w:r>
        <w:rPr>
          <w:color w:val="000000"/>
        </w:rPr>
        <w:t xml:space="preserve">, E., &amp; DiNardo, S. (2006). Novel regulators revealed by profiling Drosophila testis stem cells within their niche. </w:t>
      </w:r>
      <w:r>
        <w:rPr>
          <w:color w:val="000000"/>
        </w:rPr>
        <w:fldChar w:fldCharType="end"/>
      </w:r>
      <w:r>
        <w:fldChar w:fldCharType="begin"/>
      </w:r>
      <w:r>
        <w:instrText>HYPERLINK "http://paperpile.com/b/UqA1L6/jMo0" \h</w:instrText>
      </w:r>
      <w:r>
        <w:fldChar w:fldCharType="separate"/>
      </w:r>
      <w:r>
        <w:rPr>
          <w:i/>
          <w:color w:val="000000"/>
        </w:rPr>
        <w:t>Developmental Biology</w:t>
      </w:r>
      <w:r>
        <w:rPr>
          <w:i/>
          <w:color w:val="000000"/>
        </w:rPr>
        <w:fldChar w:fldCharType="end"/>
      </w:r>
      <w:r>
        <w:fldChar w:fldCharType="begin"/>
      </w:r>
      <w:r>
        <w:instrText>HYPERLINK "http://paperpile.com/b/UqA1L6/jMo0" \h</w:instrText>
      </w:r>
      <w:r>
        <w:fldChar w:fldCharType="separate"/>
      </w:r>
      <w:r>
        <w:rPr>
          <w:color w:val="000000"/>
        </w:rPr>
        <w:t xml:space="preserve">, </w:t>
      </w:r>
      <w:r>
        <w:rPr>
          <w:color w:val="000000"/>
        </w:rPr>
        <w:fldChar w:fldCharType="end"/>
      </w:r>
      <w:r>
        <w:fldChar w:fldCharType="begin"/>
      </w:r>
      <w:r>
        <w:instrText>HYPERLINK "http://paperpile.com/b/UqA1L6/jMo0" \h</w:instrText>
      </w:r>
      <w:r>
        <w:fldChar w:fldCharType="separate"/>
      </w:r>
      <w:r>
        <w:rPr>
          <w:i/>
          <w:color w:val="000000"/>
        </w:rPr>
        <w:t>294</w:t>
      </w:r>
      <w:r>
        <w:rPr>
          <w:i/>
          <w:color w:val="000000"/>
        </w:rPr>
        <w:fldChar w:fldCharType="end"/>
      </w:r>
      <w:r>
        <w:fldChar w:fldCharType="begin"/>
      </w:r>
      <w:r>
        <w:instrText>HYPERLINK "http://paperpile.com/b/UqA1L6/jMo0" \h</w:instrText>
      </w:r>
      <w:r>
        <w:fldChar w:fldCharType="separate"/>
      </w:r>
      <w:r>
        <w:rPr>
          <w:color w:val="000000"/>
        </w:rPr>
        <w:t>(1), 246–257.</w:t>
      </w:r>
      <w:r>
        <w:rPr>
          <w:color w:val="000000"/>
        </w:rPr>
        <w:fldChar w:fldCharType="end"/>
      </w:r>
    </w:p>
    <w:p w14:paraId="1D75CEA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"http://paperpile.com/b/UqA1L6/RH1Z" \h</w:instrText>
      </w:r>
      <w:r>
        <w:fldChar w:fldCharType="separate"/>
      </w:r>
      <w:r>
        <w:rPr>
          <w:color w:val="000000"/>
        </w:rPr>
        <w:t xml:space="preserve">Turner, B. C., &amp; Perkins, D. D. (1979). Spore killer, a chromosomal factor in neurospora that kills meiotic products not containing it. </w:t>
      </w:r>
      <w:r>
        <w:rPr>
          <w:color w:val="000000"/>
        </w:rPr>
        <w:fldChar w:fldCharType="end"/>
      </w:r>
      <w:r>
        <w:fldChar w:fldCharType="begin"/>
      </w:r>
      <w:r>
        <w:instrText>HYPERLINK "http://paperpile.com/b/UqA1L6/RH1Z" \h</w:instrText>
      </w:r>
      <w:r>
        <w:fldChar w:fldCharType="separate"/>
      </w:r>
      <w:r>
        <w:rPr>
          <w:i/>
          <w:color w:val="000000"/>
        </w:rPr>
        <w:t>Genetics</w:t>
      </w:r>
      <w:r>
        <w:rPr>
          <w:i/>
          <w:color w:val="000000"/>
        </w:rPr>
        <w:fldChar w:fldCharType="end"/>
      </w:r>
      <w:r>
        <w:fldChar w:fldCharType="begin"/>
      </w:r>
      <w:r>
        <w:instrText>HYPERLINK "http://paperpile.com/b/UqA1L6/RH1Z" \h</w:instrText>
      </w:r>
      <w:r>
        <w:fldChar w:fldCharType="separate"/>
      </w:r>
      <w:r>
        <w:rPr>
          <w:color w:val="000000"/>
        </w:rPr>
        <w:t xml:space="preserve">, </w:t>
      </w:r>
      <w:r>
        <w:rPr>
          <w:color w:val="000000"/>
        </w:rPr>
        <w:fldChar w:fldCharType="end"/>
      </w:r>
      <w:r>
        <w:fldChar w:fldCharType="begin"/>
      </w:r>
      <w:r>
        <w:instrText>HYPERLINK "http://paperpile.com/b/UqA1L6/RH1Z" \h</w:instrText>
      </w:r>
      <w:r>
        <w:fldChar w:fldCharType="separate"/>
      </w:r>
      <w:r>
        <w:rPr>
          <w:i/>
          <w:color w:val="000000"/>
        </w:rPr>
        <w:t>93</w:t>
      </w:r>
      <w:r>
        <w:rPr>
          <w:i/>
          <w:color w:val="000000"/>
        </w:rPr>
        <w:fldChar w:fldCharType="end"/>
      </w:r>
      <w:r>
        <w:fldChar w:fldCharType="begin"/>
      </w:r>
      <w:r>
        <w:instrText>HYPERLINK "http://paperpile.com/b/UqA1L6/RH1Z" \h</w:instrText>
      </w:r>
      <w:r>
        <w:fldChar w:fldCharType="separate"/>
      </w:r>
      <w:r>
        <w:rPr>
          <w:color w:val="000000"/>
        </w:rPr>
        <w:t>(3), 587–606.</w:t>
      </w:r>
      <w:r>
        <w:rPr>
          <w:color w:val="000000"/>
        </w:rPr>
        <w:fldChar w:fldCharType="end"/>
      </w:r>
    </w:p>
    <w:p w14:paraId="4B84DE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"http://paperpile.com/b/UqA1L6/aPqh" \h</w:instrText>
      </w:r>
      <w:r>
        <w:fldChar w:fldCharType="separate"/>
      </w:r>
      <w:r>
        <w:rPr>
          <w:color w:val="000000"/>
        </w:rPr>
        <w:t xml:space="preserve">Turner, J. M. A. (2007). Meiotic sex chromosome inactivation. </w:t>
      </w:r>
      <w:r>
        <w:rPr>
          <w:color w:val="000000"/>
        </w:rPr>
        <w:fldChar w:fldCharType="end"/>
      </w:r>
      <w:r>
        <w:fldChar w:fldCharType="begin"/>
      </w:r>
      <w:r>
        <w:instrText>HYPERLINK "http://paperpile.com/b/UqA1L6/aPqh" \h</w:instrText>
      </w:r>
      <w:r>
        <w:fldChar w:fldCharType="separate"/>
      </w:r>
      <w:r>
        <w:rPr>
          <w:i/>
          <w:color w:val="000000"/>
        </w:rPr>
        <w:t xml:space="preserve">Development </w:t>
      </w:r>
      <w:r>
        <w:rPr>
          <w:i/>
          <w:color w:val="000000"/>
        </w:rPr>
        <w:fldChar w:fldCharType="end"/>
      </w:r>
      <w:r>
        <w:fldChar w:fldCharType="begin"/>
      </w:r>
      <w:r>
        <w:instrText>HYPERLINK "http://paperpile.com/b/UqA1L6/aPqh" \h</w:instrText>
      </w:r>
      <w:r>
        <w:fldChar w:fldCharType="separate"/>
      </w:r>
      <w:r>
        <w:rPr>
          <w:color w:val="000000"/>
        </w:rPr>
        <w:t xml:space="preserve">, </w:t>
      </w:r>
      <w:r>
        <w:rPr>
          <w:color w:val="000000"/>
        </w:rPr>
        <w:fldChar w:fldCharType="end"/>
      </w:r>
      <w:r>
        <w:fldChar w:fldCharType="begin"/>
      </w:r>
      <w:r>
        <w:instrText>HYPERLINK "http://paperpile.com/b/UqA1L6/aPqh" \h</w:instrText>
      </w:r>
      <w:r>
        <w:fldChar w:fldCharType="separate"/>
      </w:r>
      <w:r>
        <w:rPr>
          <w:i/>
          <w:color w:val="000000"/>
        </w:rPr>
        <w:t>134</w:t>
      </w:r>
      <w:r>
        <w:rPr>
          <w:i/>
          <w:color w:val="000000"/>
        </w:rPr>
        <w:fldChar w:fldCharType="end"/>
      </w:r>
      <w:r>
        <w:fldChar w:fldCharType="begin"/>
      </w:r>
      <w:r>
        <w:instrText>HYPERLINK "http://paperpile.com/b/UqA1L6/aPqh" \h</w:instrText>
      </w:r>
      <w:r>
        <w:fldChar w:fldCharType="separate"/>
      </w:r>
      <w:r>
        <w:rPr>
          <w:color w:val="000000"/>
        </w:rPr>
        <w:t>(10), 1823–1831.</w:t>
      </w:r>
      <w:r>
        <w:rPr>
          <w:color w:val="000000"/>
        </w:rPr>
        <w:fldChar w:fldCharType="end"/>
      </w:r>
    </w:p>
    <w:p w14:paraId="43697EF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"http://paperpile.com/b/UqA1L6/oyo2" \h</w:instrText>
      </w:r>
      <w:r>
        <w:fldChar w:fldCharType="separate"/>
      </w:r>
      <w:r>
        <w:rPr>
          <w:color w:val="000000"/>
        </w:rPr>
        <w:t xml:space="preserve">Turner, J. M. A. (2015). Meiotic silencing in mammals. </w:t>
      </w:r>
      <w:r>
        <w:rPr>
          <w:color w:val="000000"/>
        </w:rPr>
        <w:fldChar w:fldCharType="end"/>
      </w:r>
      <w:r>
        <w:fldChar w:fldCharType="begin"/>
      </w:r>
      <w:r>
        <w:instrText>HYPERLINK "http://paperpile.com/b/UqA1L6/oyo2" \h</w:instrText>
      </w:r>
      <w:r>
        <w:fldChar w:fldCharType="separate"/>
      </w:r>
      <w:r>
        <w:rPr>
          <w:i/>
          <w:color w:val="000000"/>
        </w:rPr>
        <w:t>Annual Review of Genetics</w:t>
      </w:r>
      <w:r>
        <w:rPr>
          <w:i/>
          <w:color w:val="000000"/>
        </w:rPr>
        <w:fldChar w:fldCharType="end"/>
      </w:r>
      <w:r>
        <w:fldChar w:fldCharType="begin"/>
      </w:r>
      <w:r>
        <w:instrText>HYPERLINK "http://paperpile.com/b/UqA1L6/oyo2" \h</w:instrText>
      </w:r>
      <w:r>
        <w:fldChar w:fldCharType="separate"/>
      </w:r>
      <w:r>
        <w:rPr>
          <w:color w:val="000000"/>
        </w:rPr>
        <w:t xml:space="preserve">, </w:t>
      </w:r>
      <w:r>
        <w:rPr>
          <w:color w:val="000000"/>
        </w:rPr>
        <w:fldChar w:fldCharType="end"/>
      </w:r>
      <w:r>
        <w:fldChar w:fldCharType="begin"/>
      </w:r>
      <w:r>
        <w:instrText>HYPERLINK "http://paperpile.com/b/UqA1L6/oyo2" \h</w:instrText>
      </w:r>
      <w:r>
        <w:fldChar w:fldCharType="separate"/>
      </w:r>
      <w:r>
        <w:rPr>
          <w:i/>
          <w:color w:val="000000"/>
        </w:rPr>
        <w:t>49</w:t>
      </w:r>
      <w:r>
        <w:rPr>
          <w:i/>
          <w:color w:val="000000"/>
        </w:rPr>
        <w:fldChar w:fldCharType="end"/>
      </w:r>
      <w:r>
        <w:fldChar w:fldCharType="begin"/>
      </w:r>
      <w:r>
        <w:instrText>HYPERLINK "http://paperpile.com/b/UqA1L6/oyo2" \h</w:instrText>
      </w:r>
      <w:r>
        <w:fldChar w:fldCharType="separate"/>
      </w:r>
      <w:r>
        <w:rPr>
          <w:color w:val="000000"/>
        </w:rPr>
        <w:t>(1), 395–412.</w:t>
      </w:r>
      <w:r>
        <w:rPr>
          <w:color w:val="000000"/>
        </w:rPr>
        <w:fldChar w:fldCharType="end"/>
      </w:r>
    </w:p>
    <w:p w14:paraId="4138CB8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"http://paperpile.com/b/UqA1L6/5JhV" \h</w:instrText>
      </w:r>
      <w:r>
        <w:fldChar w:fldCharType="separate"/>
      </w:r>
      <w:r>
        <w:rPr>
          <w:color w:val="000000"/>
        </w:rPr>
        <w:t xml:space="preserve">Úbeda, F., Patten, M. M., &amp; Wild, G. (2015). On the origin of sex chromosomes from meiotic drive. </w:t>
      </w:r>
      <w:r>
        <w:rPr>
          <w:color w:val="000000"/>
        </w:rPr>
        <w:fldChar w:fldCharType="end"/>
      </w:r>
      <w:r>
        <w:fldChar w:fldCharType="begin"/>
      </w:r>
      <w:r>
        <w:instrText>HYPERLINK "http://paperpile.com/b/UqA1L6/5JhV"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"http://paperpile.com/b/UqA1L6/5JhV" \h</w:instrText>
      </w:r>
      <w:r>
        <w:fldChar w:fldCharType="separate"/>
      </w:r>
      <w:r>
        <w:rPr>
          <w:color w:val="000000"/>
        </w:rPr>
        <w:t xml:space="preserve">, </w:t>
      </w:r>
      <w:r>
        <w:rPr>
          <w:color w:val="000000"/>
        </w:rPr>
        <w:fldChar w:fldCharType="end"/>
      </w:r>
      <w:r>
        <w:fldChar w:fldCharType="begin"/>
      </w:r>
      <w:r>
        <w:instrText>HYPERLINK "http://paperpile.com/b/UqA1L6/5JhV" \h</w:instrText>
      </w:r>
      <w:r>
        <w:fldChar w:fldCharType="separate"/>
      </w:r>
      <w:r>
        <w:rPr>
          <w:i/>
          <w:color w:val="000000"/>
        </w:rPr>
        <w:t>282</w:t>
      </w:r>
      <w:r>
        <w:rPr>
          <w:i/>
          <w:color w:val="000000"/>
        </w:rPr>
        <w:fldChar w:fldCharType="end"/>
      </w:r>
      <w:r>
        <w:fldChar w:fldCharType="begin"/>
      </w:r>
      <w:r>
        <w:instrText>HYPERLINK "http://paperpile.com/b/UqA1L6/5JhV" \h</w:instrText>
      </w:r>
      <w:r>
        <w:fldChar w:fldCharType="separate"/>
      </w:r>
      <w:r>
        <w:rPr>
          <w:color w:val="000000"/>
        </w:rPr>
        <w:t>(1798), 20141932.</w:t>
      </w:r>
      <w:r>
        <w:rPr>
          <w:color w:val="000000"/>
        </w:rPr>
        <w:fldChar w:fldCharType="end"/>
      </w:r>
    </w:p>
    <w:p w14:paraId="3AE404C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"http://paperpile.com/b/UqA1L6/T9Pd" \h</w:instrText>
      </w:r>
      <w:r>
        <w:fldChar w:fldCharType="separate"/>
      </w:r>
      <w:proofErr w:type="spellStart"/>
      <w:r>
        <w:rPr>
          <w:color w:val="000000"/>
        </w:rPr>
        <w:t>Uliano</w:t>
      </w:r>
      <w:proofErr w:type="spellEnd"/>
      <w:r>
        <w:rPr>
          <w:color w:val="000000"/>
        </w:rPr>
        <w:t xml:space="preserve">-Silva, M., Ferreira, J. G. R. N., </w:t>
      </w:r>
      <w:proofErr w:type="spellStart"/>
      <w:r>
        <w:rPr>
          <w:color w:val="000000"/>
        </w:rPr>
        <w:t>Krasheninnikova</w:t>
      </w:r>
      <w:proofErr w:type="spellEnd"/>
      <w:r>
        <w:rPr>
          <w:color w:val="000000"/>
        </w:rPr>
        <w:t xml:space="preserve">, K., Darwin Tree of Life Consortium, </w:t>
      </w:r>
      <w:proofErr w:type="spellStart"/>
      <w:r>
        <w:rPr>
          <w:color w:val="000000"/>
        </w:rPr>
        <w:t>Formenti</w:t>
      </w:r>
      <w:proofErr w:type="spellEnd"/>
      <w:r>
        <w:rPr>
          <w:color w:val="000000"/>
        </w:rPr>
        <w:t xml:space="preserve">, G., </w:t>
      </w:r>
      <w:proofErr w:type="spellStart"/>
      <w:r>
        <w:rPr>
          <w:color w:val="000000"/>
        </w:rPr>
        <w:t>Abueg</w:t>
      </w:r>
      <w:proofErr w:type="spellEnd"/>
      <w:r>
        <w:rPr>
          <w:color w:val="000000"/>
        </w:rPr>
        <w:t xml:space="preserve">, L., Torrance, J., Myers, E. W., Durbin, R., </w:t>
      </w:r>
      <w:proofErr w:type="spellStart"/>
      <w:r>
        <w:rPr>
          <w:color w:val="000000"/>
        </w:rPr>
        <w:t>Blaxter</w:t>
      </w:r>
      <w:proofErr w:type="spellEnd"/>
      <w:r>
        <w:rPr>
          <w:color w:val="000000"/>
        </w:rPr>
        <w:t xml:space="preserve">, M., &amp; McCarthy, S. A. (2023). </w:t>
      </w:r>
      <w:proofErr w:type="spellStart"/>
      <w:r>
        <w:rPr>
          <w:color w:val="000000"/>
        </w:rPr>
        <w:t>MitoHiFi</w:t>
      </w:r>
      <w:proofErr w:type="spellEnd"/>
      <w:r>
        <w:rPr>
          <w:color w:val="000000"/>
        </w:rPr>
        <w:t xml:space="preserve">: a python pipeline for mitochondrial genome assembly from PacBio high fidelity reads. </w:t>
      </w:r>
      <w:r>
        <w:rPr>
          <w:color w:val="000000"/>
        </w:rPr>
        <w:fldChar w:fldCharType="end"/>
      </w:r>
      <w:r>
        <w:fldChar w:fldCharType="begin"/>
      </w:r>
      <w:r>
        <w:instrText>HYPERLINK "http://paperpile.com/b/UqA1L6/T9Pd" \h</w:instrText>
      </w:r>
      <w:r>
        <w:fldChar w:fldCharType="separate"/>
      </w:r>
      <w:r>
        <w:rPr>
          <w:i/>
          <w:color w:val="000000"/>
        </w:rPr>
        <w:t>BMC Bioinformatics</w:t>
      </w:r>
      <w:r>
        <w:rPr>
          <w:i/>
          <w:color w:val="000000"/>
        </w:rPr>
        <w:fldChar w:fldCharType="end"/>
      </w:r>
      <w:r>
        <w:fldChar w:fldCharType="begin"/>
      </w:r>
      <w:r>
        <w:instrText>HYPERLINK "http://paperpile.com/b/UqA1L6/T9Pd" \h</w:instrText>
      </w:r>
      <w:r>
        <w:fldChar w:fldCharType="separate"/>
      </w:r>
      <w:r>
        <w:rPr>
          <w:color w:val="000000"/>
        </w:rPr>
        <w:t xml:space="preserve">, </w:t>
      </w:r>
      <w:r>
        <w:rPr>
          <w:color w:val="000000"/>
        </w:rPr>
        <w:fldChar w:fldCharType="end"/>
      </w:r>
      <w:r>
        <w:fldChar w:fldCharType="begin"/>
      </w:r>
      <w:r>
        <w:instrText>HYPERLINK "http://paperpile.com/b/UqA1L6/T9Pd" \h</w:instrText>
      </w:r>
      <w:r>
        <w:fldChar w:fldCharType="separate"/>
      </w:r>
      <w:r>
        <w:rPr>
          <w:i/>
          <w:color w:val="000000"/>
        </w:rPr>
        <w:t>24</w:t>
      </w:r>
      <w:r>
        <w:rPr>
          <w:i/>
          <w:color w:val="000000"/>
        </w:rPr>
        <w:fldChar w:fldCharType="end"/>
      </w:r>
      <w:r>
        <w:fldChar w:fldCharType="begin"/>
      </w:r>
      <w:r>
        <w:instrText>HYPERLINK "http://paperpile.com/b/UqA1L6/T9Pd" \h</w:instrText>
      </w:r>
      <w:r>
        <w:fldChar w:fldCharType="separate"/>
      </w:r>
      <w:r>
        <w:rPr>
          <w:color w:val="000000"/>
        </w:rPr>
        <w:t>(1), 288.</w:t>
      </w:r>
      <w:r>
        <w:rPr>
          <w:color w:val="000000"/>
        </w:rPr>
        <w:fldChar w:fldCharType="end"/>
      </w:r>
    </w:p>
    <w:p w14:paraId="58983C3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"http://paperpile.com/b/UqA1L6/RRYi" \h</w:instrText>
      </w:r>
      <w:r>
        <w:fldChar w:fldCharType="separate"/>
      </w:r>
      <w:r>
        <w:rPr>
          <w:color w:val="000000"/>
        </w:rPr>
        <w:t xml:space="preserve">Van den Berge, K., Roux de </w:t>
      </w:r>
      <w:proofErr w:type="spellStart"/>
      <w:r>
        <w:rPr>
          <w:color w:val="000000"/>
        </w:rPr>
        <w:t>Bézieux</w:t>
      </w:r>
      <w:proofErr w:type="spellEnd"/>
      <w:r>
        <w:rPr>
          <w:color w:val="000000"/>
        </w:rPr>
        <w:t xml:space="preserve">, H., Street, K., </w:t>
      </w:r>
      <w:proofErr w:type="spellStart"/>
      <w:r>
        <w:rPr>
          <w:color w:val="000000"/>
        </w:rPr>
        <w:t>Saelens</w:t>
      </w:r>
      <w:proofErr w:type="spellEnd"/>
      <w:r>
        <w:rPr>
          <w:color w:val="000000"/>
        </w:rPr>
        <w:t xml:space="preserve">, W., </w:t>
      </w:r>
      <w:proofErr w:type="spellStart"/>
      <w:r>
        <w:rPr>
          <w:color w:val="000000"/>
        </w:rPr>
        <w:t>Cannoodt</w:t>
      </w:r>
      <w:proofErr w:type="spellEnd"/>
      <w:r>
        <w:rPr>
          <w:color w:val="000000"/>
        </w:rPr>
        <w:t xml:space="preserve">, R., </w:t>
      </w:r>
      <w:proofErr w:type="spellStart"/>
      <w:r>
        <w:rPr>
          <w:color w:val="000000"/>
        </w:rPr>
        <w:t>Saeys</w:t>
      </w:r>
      <w:proofErr w:type="spellEnd"/>
      <w:r>
        <w:rPr>
          <w:color w:val="000000"/>
        </w:rPr>
        <w:t xml:space="preserve">, Y., </w:t>
      </w:r>
      <w:proofErr w:type="spellStart"/>
      <w:r>
        <w:rPr>
          <w:color w:val="000000"/>
        </w:rPr>
        <w:t>Dudoit</w:t>
      </w:r>
      <w:proofErr w:type="spellEnd"/>
      <w:r>
        <w:rPr>
          <w:color w:val="000000"/>
        </w:rPr>
        <w:t xml:space="preserve">, S., &amp; Clement, L. (2020). Trajectory-based differential expression analysis for single-cell sequencing data. </w:t>
      </w:r>
      <w:r>
        <w:rPr>
          <w:color w:val="000000"/>
        </w:rPr>
        <w:fldChar w:fldCharType="end"/>
      </w:r>
      <w:r>
        <w:fldChar w:fldCharType="begin"/>
      </w:r>
      <w:r>
        <w:instrText>HYPERLINK "http://paperpile.com/b/UqA1L6/RRYi" \h</w:instrText>
      </w:r>
      <w:r>
        <w:fldChar w:fldCharType="separate"/>
      </w:r>
      <w:r>
        <w:rPr>
          <w:i/>
          <w:color w:val="000000"/>
        </w:rPr>
        <w:t>Nature Communications</w:t>
      </w:r>
      <w:r>
        <w:rPr>
          <w:i/>
          <w:color w:val="000000"/>
        </w:rPr>
        <w:fldChar w:fldCharType="end"/>
      </w:r>
      <w:r>
        <w:fldChar w:fldCharType="begin"/>
      </w:r>
      <w:r>
        <w:instrText>HYPERLINK "http://paperpile.com/b/UqA1L6/RRYi" \h</w:instrText>
      </w:r>
      <w:r>
        <w:fldChar w:fldCharType="separate"/>
      </w:r>
      <w:r>
        <w:rPr>
          <w:color w:val="000000"/>
        </w:rPr>
        <w:t xml:space="preserve">, </w:t>
      </w:r>
      <w:r>
        <w:rPr>
          <w:color w:val="000000"/>
        </w:rPr>
        <w:fldChar w:fldCharType="end"/>
      </w:r>
      <w:r>
        <w:fldChar w:fldCharType="begin"/>
      </w:r>
      <w:r>
        <w:instrText>HYPERLINK "http://paperpile.com/b/UqA1L6/RRYi" \h</w:instrText>
      </w:r>
      <w:r>
        <w:fldChar w:fldCharType="separate"/>
      </w:r>
      <w:r>
        <w:rPr>
          <w:i/>
          <w:color w:val="000000"/>
        </w:rPr>
        <w:t>11</w:t>
      </w:r>
      <w:r>
        <w:rPr>
          <w:i/>
          <w:color w:val="000000"/>
        </w:rPr>
        <w:fldChar w:fldCharType="end"/>
      </w:r>
      <w:r>
        <w:fldChar w:fldCharType="begin"/>
      </w:r>
      <w:r>
        <w:instrText>HYPERLINK "http://paperpile.com/b/UqA1L6/RRYi" \h</w:instrText>
      </w:r>
      <w:r>
        <w:fldChar w:fldCharType="separate"/>
      </w:r>
      <w:r>
        <w:rPr>
          <w:color w:val="000000"/>
        </w:rPr>
        <w:t>(1), 1201.</w:t>
      </w:r>
      <w:r>
        <w:rPr>
          <w:color w:val="000000"/>
        </w:rPr>
        <w:fldChar w:fldCharType="end"/>
      </w:r>
    </w:p>
    <w:p w14:paraId="634B798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"http://paperpile.com/b/UqA1L6/CBAw" \h</w:instrText>
      </w:r>
      <w:r>
        <w:fldChar w:fldCharType="separate"/>
      </w:r>
      <w:r>
        <w:rPr>
          <w:color w:val="000000"/>
        </w:rPr>
        <w:t xml:space="preserve">van der </w:t>
      </w:r>
      <w:proofErr w:type="spellStart"/>
      <w:r>
        <w:rPr>
          <w:color w:val="000000"/>
        </w:rPr>
        <w:t>Auwera</w:t>
      </w:r>
      <w:proofErr w:type="spellEnd"/>
      <w:r>
        <w:rPr>
          <w:color w:val="000000"/>
        </w:rPr>
        <w:t xml:space="preserve">, G., &amp; O’Connor, B. D. (2020). </w:t>
      </w:r>
      <w:r>
        <w:rPr>
          <w:color w:val="000000"/>
        </w:rPr>
        <w:fldChar w:fldCharType="end"/>
      </w:r>
      <w:r>
        <w:fldChar w:fldCharType="begin"/>
      </w:r>
      <w:r>
        <w:instrText>HYPERLINK "http://paperpile.com/b/UqA1L6/CBAw" \h</w:instrText>
      </w:r>
      <w:r>
        <w:fldChar w:fldCharType="separate"/>
      </w:r>
      <w:r>
        <w:rPr>
          <w:i/>
          <w:color w:val="000000"/>
        </w:rPr>
        <w:t>Genomics in the Cloud: Using Docker, GATK, and WDL in Terra</w:t>
      </w:r>
      <w:r>
        <w:rPr>
          <w:i/>
          <w:color w:val="000000"/>
        </w:rPr>
        <w:fldChar w:fldCharType="end"/>
      </w:r>
      <w:r>
        <w:fldChar w:fldCharType="begin"/>
      </w:r>
      <w:r>
        <w:instrText>HYPERLINK "http://paperpile.com/b/UqA1L6/CBAw" \h</w:instrText>
      </w:r>
      <w:r>
        <w:fldChar w:fldCharType="separate"/>
      </w:r>
      <w:r>
        <w:rPr>
          <w:color w:val="000000"/>
        </w:rPr>
        <w:t>. O’Reilly Media, Incorporated.</w:t>
      </w:r>
      <w:r>
        <w:rPr>
          <w:color w:val="000000"/>
        </w:rPr>
        <w:fldChar w:fldCharType="end"/>
      </w:r>
    </w:p>
    <w:p w14:paraId="6181FE9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"http://paperpile.com/b/UqA1L6/VNeR" \h</w:instrText>
      </w:r>
      <w:r>
        <w:fldChar w:fldCharType="separate"/>
      </w:r>
      <w:proofErr w:type="spellStart"/>
      <w:r>
        <w:rPr>
          <w:color w:val="000000"/>
        </w:rPr>
        <w:t>Vandereyken</w:t>
      </w:r>
      <w:proofErr w:type="spellEnd"/>
      <w:r>
        <w:rPr>
          <w:color w:val="000000"/>
        </w:rPr>
        <w:t xml:space="preserve">, K., </w:t>
      </w:r>
      <w:proofErr w:type="spellStart"/>
      <w:r>
        <w:rPr>
          <w:color w:val="000000"/>
        </w:rPr>
        <w:t>Sifrim</w:t>
      </w:r>
      <w:proofErr w:type="spellEnd"/>
      <w:r>
        <w:rPr>
          <w:color w:val="000000"/>
        </w:rPr>
        <w:t xml:space="preserve">, A., </w:t>
      </w:r>
      <w:proofErr w:type="spellStart"/>
      <w:r>
        <w:rPr>
          <w:color w:val="000000"/>
        </w:rPr>
        <w:t>Thienpont</w:t>
      </w:r>
      <w:proofErr w:type="spellEnd"/>
      <w:r>
        <w:rPr>
          <w:color w:val="000000"/>
        </w:rPr>
        <w:t xml:space="preserve">, B., &amp; </w:t>
      </w:r>
      <w:proofErr w:type="spellStart"/>
      <w:r>
        <w:rPr>
          <w:color w:val="000000"/>
        </w:rPr>
        <w:t>Voet</w:t>
      </w:r>
      <w:proofErr w:type="spellEnd"/>
      <w:r>
        <w:rPr>
          <w:color w:val="000000"/>
        </w:rPr>
        <w:t xml:space="preserve">, T. (2023). Methods and applications for single-cell and spatial multi-omics. </w:t>
      </w:r>
      <w:r>
        <w:rPr>
          <w:color w:val="000000"/>
        </w:rPr>
        <w:fldChar w:fldCharType="end"/>
      </w:r>
      <w:r>
        <w:fldChar w:fldCharType="begin"/>
      </w:r>
      <w:r>
        <w:instrText>HYPERLINK "http://paperpile.com/b/UqA1L6/VNeR" \h</w:instrText>
      </w:r>
      <w:r>
        <w:fldChar w:fldCharType="separate"/>
      </w:r>
      <w:r>
        <w:rPr>
          <w:i/>
          <w:color w:val="000000"/>
        </w:rPr>
        <w:t>Nature Reviews. Genetics</w:t>
      </w:r>
      <w:r>
        <w:rPr>
          <w:i/>
          <w:color w:val="000000"/>
        </w:rPr>
        <w:fldChar w:fldCharType="end"/>
      </w:r>
      <w:r>
        <w:fldChar w:fldCharType="begin"/>
      </w:r>
      <w:r>
        <w:instrText>HYPERLINK "http://paperpile.com/b/UqA1L6/VNeR" \h</w:instrText>
      </w:r>
      <w:r>
        <w:fldChar w:fldCharType="separate"/>
      </w:r>
      <w:r>
        <w:rPr>
          <w:color w:val="000000"/>
        </w:rPr>
        <w:t xml:space="preserve">, </w:t>
      </w:r>
      <w:r>
        <w:rPr>
          <w:color w:val="000000"/>
        </w:rPr>
        <w:fldChar w:fldCharType="end"/>
      </w:r>
      <w:r>
        <w:fldChar w:fldCharType="begin"/>
      </w:r>
      <w:r>
        <w:instrText>HYPERLINK "http://paperpile.com/b/UqA1L6/VNeR" \h</w:instrText>
      </w:r>
      <w:r>
        <w:fldChar w:fldCharType="separate"/>
      </w:r>
      <w:r>
        <w:rPr>
          <w:i/>
          <w:color w:val="000000"/>
        </w:rPr>
        <w:t>24</w:t>
      </w:r>
      <w:r>
        <w:rPr>
          <w:i/>
          <w:color w:val="000000"/>
        </w:rPr>
        <w:fldChar w:fldCharType="end"/>
      </w:r>
      <w:r>
        <w:fldChar w:fldCharType="begin"/>
      </w:r>
      <w:r>
        <w:instrText>HYPERLINK "http://paperpile.com/b/UqA1L6/VNeR" \h</w:instrText>
      </w:r>
      <w:r>
        <w:fldChar w:fldCharType="separate"/>
      </w:r>
      <w:r>
        <w:rPr>
          <w:color w:val="000000"/>
        </w:rPr>
        <w:t>(8), 494–515.</w:t>
      </w:r>
      <w:r>
        <w:rPr>
          <w:color w:val="000000"/>
        </w:rPr>
        <w:fldChar w:fldCharType="end"/>
      </w:r>
    </w:p>
    <w:p w14:paraId="530FE84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"http://paperpile.com/b/UqA1L6/DfGs" \h</w:instrText>
      </w:r>
      <w:r>
        <w:fldChar w:fldCharType="separate"/>
      </w:r>
      <w:r>
        <w:rPr>
          <w:color w:val="000000"/>
        </w:rPr>
        <w:t xml:space="preserve">Van </w:t>
      </w:r>
      <w:proofErr w:type="spellStart"/>
      <w:r>
        <w:rPr>
          <w:color w:val="000000"/>
        </w:rPr>
        <w:t>Goethem</w:t>
      </w:r>
      <w:proofErr w:type="spellEnd"/>
      <w:r>
        <w:rPr>
          <w:color w:val="000000"/>
        </w:rPr>
        <w:t xml:space="preserve">, E., Silva, E. A., Xiao, H., &amp; Franc, N. C. (2012). The Drosophila TRPP cation channel, PKD2 and </w:t>
      </w:r>
      <w:proofErr w:type="spellStart"/>
      <w:r>
        <w:rPr>
          <w:color w:val="000000"/>
        </w:rPr>
        <w:t>Dmel</w:t>
      </w:r>
      <w:proofErr w:type="spellEnd"/>
      <w:r>
        <w:rPr>
          <w:color w:val="000000"/>
        </w:rPr>
        <w:t xml:space="preserve">/Ced-12 act in genetically distinct pathways during apoptotic cell clearance. </w:t>
      </w:r>
      <w:r>
        <w:rPr>
          <w:color w:val="000000"/>
        </w:rPr>
        <w:fldChar w:fldCharType="end"/>
      </w:r>
      <w:r>
        <w:fldChar w:fldCharType="begin"/>
      </w:r>
      <w:r>
        <w:instrText>HYPERLINK "http://paperpile.com/b/UqA1L6/DfGs"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"http://paperpile.com/b/UqA1L6/DfGs" \h</w:instrText>
      </w:r>
      <w:r>
        <w:fldChar w:fldCharType="separate"/>
      </w:r>
      <w:r>
        <w:rPr>
          <w:color w:val="000000"/>
        </w:rPr>
        <w:t xml:space="preserve">, </w:t>
      </w:r>
      <w:r>
        <w:rPr>
          <w:color w:val="000000"/>
        </w:rPr>
        <w:fldChar w:fldCharType="end"/>
      </w:r>
      <w:r>
        <w:fldChar w:fldCharType="begin"/>
      </w:r>
      <w:r>
        <w:instrText>HYPERLINK "http://paperpile.com/b/UqA1L6/DfGs" \h</w:instrText>
      </w:r>
      <w:r>
        <w:fldChar w:fldCharType="separate"/>
      </w:r>
      <w:r>
        <w:rPr>
          <w:i/>
          <w:color w:val="000000"/>
        </w:rPr>
        <w:t>7</w:t>
      </w:r>
      <w:r>
        <w:rPr>
          <w:i/>
          <w:color w:val="000000"/>
        </w:rPr>
        <w:fldChar w:fldCharType="end"/>
      </w:r>
      <w:r>
        <w:fldChar w:fldCharType="begin"/>
      </w:r>
      <w:r>
        <w:instrText>HYPERLINK "http://paperpile.com/b/UqA1L6/DfGs" \h</w:instrText>
      </w:r>
      <w:r>
        <w:fldChar w:fldCharType="separate"/>
      </w:r>
      <w:r>
        <w:rPr>
          <w:color w:val="000000"/>
        </w:rPr>
        <w:t>(2), e31488.</w:t>
      </w:r>
      <w:r>
        <w:rPr>
          <w:color w:val="000000"/>
        </w:rPr>
        <w:fldChar w:fldCharType="end"/>
      </w:r>
    </w:p>
    <w:p w14:paraId="244FB3D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"http://paperpile.com/b/UqA1L6/mhrE" \h</w:instrText>
      </w:r>
      <w:r>
        <w:fldChar w:fldCharType="separate"/>
      </w:r>
      <w:r>
        <w:rPr>
          <w:color w:val="000000"/>
        </w:rPr>
        <w:t xml:space="preserve">van Rensburg, A. J., </w:t>
      </w:r>
      <w:proofErr w:type="spellStart"/>
      <w:r>
        <w:rPr>
          <w:color w:val="000000"/>
        </w:rPr>
        <w:t>Hipperson</w:t>
      </w:r>
      <w:proofErr w:type="spellEnd"/>
      <w:r>
        <w:rPr>
          <w:color w:val="000000"/>
        </w:rPr>
        <w:t xml:space="preserve">, H., Bradshaw, S. L., Bates, S., Burke, T., &amp; Pomiankowski, A. (2024). Genomics of an X-linked meiotic driver in stalk-eyed flies. </w:t>
      </w:r>
      <w:r>
        <w:rPr>
          <w:color w:val="000000"/>
        </w:rPr>
        <w:fldChar w:fldCharType="end"/>
      </w:r>
      <w:r>
        <w:fldChar w:fldCharType="begin"/>
      </w:r>
      <w:r>
        <w:instrText>HYPERLINK "http://paperpile.com/b/UqA1L6/mhrE" \h</w:instrText>
      </w:r>
      <w:r>
        <w:fldChar w:fldCharType="separate"/>
      </w:r>
      <w:r>
        <w:rPr>
          <w:i/>
          <w:color w:val="000000"/>
        </w:rPr>
        <w:t>In Prep</w:t>
      </w:r>
      <w:r>
        <w:rPr>
          <w:i/>
          <w:color w:val="000000"/>
        </w:rPr>
        <w:fldChar w:fldCharType="end"/>
      </w:r>
      <w:r>
        <w:fldChar w:fldCharType="begin"/>
      </w:r>
      <w:r>
        <w:instrText>HYPERLINK "http://paperpile.com/b/UqA1L6/mhrE" \h</w:instrText>
      </w:r>
      <w:r>
        <w:fldChar w:fldCharType="separate"/>
      </w:r>
      <w:r>
        <w:rPr>
          <w:color w:val="000000"/>
        </w:rPr>
        <w:t>.</w:t>
      </w:r>
      <w:r>
        <w:rPr>
          <w:color w:val="000000"/>
        </w:rPr>
        <w:fldChar w:fldCharType="end"/>
      </w:r>
    </w:p>
    <w:p w14:paraId="20B2AE6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"http://paperpile.com/b/UqA1L6/gSyJ" \h</w:instrText>
      </w:r>
      <w:r>
        <w:fldChar w:fldCharType="separate"/>
      </w:r>
      <w:proofErr w:type="spellStart"/>
      <w:r>
        <w:rPr>
          <w:color w:val="000000"/>
        </w:rPr>
        <w:t>Vedanayagam</w:t>
      </w:r>
      <w:proofErr w:type="spellEnd"/>
      <w:r>
        <w:rPr>
          <w:color w:val="000000"/>
        </w:rPr>
        <w:t xml:space="preserve">, J., Lin, C.-J., &amp; Lai, E. C. (2021). Rapid evolutionary dynamics of an expanding family of meiotic drive factors and their </w:t>
      </w:r>
      <w:proofErr w:type="spellStart"/>
      <w:r>
        <w:rPr>
          <w:color w:val="000000"/>
        </w:rPr>
        <w:t>hpRNA</w:t>
      </w:r>
      <w:proofErr w:type="spellEnd"/>
      <w:r>
        <w:rPr>
          <w:color w:val="000000"/>
        </w:rPr>
        <w:t xml:space="preserve"> suppressors. </w:t>
      </w:r>
      <w:r>
        <w:rPr>
          <w:color w:val="000000"/>
        </w:rPr>
        <w:fldChar w:fldCharType="end"/>
      </w:r>
      <w:r>
        <w:fldChar w:fldCharType="begin"/>
      </w:r>
      <w:r>
        <w:instrText>HYPERLINK "http://paperpile.com/b/UqA1L6/gSyJ" \h</w:instrText>
      </w:r>
      <w:r>
        <w:fldChar w:fldCharType="separate"/>
      </w:r>
      <w:r>
        <w:rPr>
          <w:i/>
          <w:color w:val="000000"/>
        </w:rPr>
        <w:t>Nature Ecology &amp; Evolution</w:t>
      </w:r>
      <w:r>
        <w:rPr>
          <w:i/>
          <w:color w:val="000000"/>
        </w:rPr>
        <w:fldChar w:fldCharType="end"/>
      </w:r>
      <w:r>
        <w:fldChar w:fldCharType="begin"/>
      </w:r>
      <w:r>
        <w:instrText>HYPERLINK "http://paperpile.com/b/UqA1L6/gSyJ" \h</w:instrText>
      </w:r>
      <w:r>
        <w:fldChar w:fldCharType="separate"/>
      </w:r>
      <w:r>
        <w:rPr>
          <w:color w:val="000000"/>
        </w:rPr>
        <w:t xml:space="preserve">, </w:t>
      </w:r>
      <w:r>
        <w:rPr>
          <w:color w:val="000000"/>
        </w:rPr>
        <w:fldChar w:fldCharType="end"/>
      </w:r>
      <w:r>
        <w:fldChar w:fldCharType="begin"/>
      </w:r>
      <w:r>
        <w:instrText>HYPERLINK "http://paperpile.com/b/UqA1L6/gSyJ" \h</w:instrText>
      </w:r>
      <w:r>
        <w:fldChar w:fldCharType="separate"/>
      </w:r>
      <w:r>
        <w:rPr>
          <w:i/>
          <w:color w:val="000000"/>
        </w:rPr>
        <w:t>5</w:t>
      </w:r>
      <w:r>
        <w:rPr>
          <w:i/>
          <w:color w:val="000000"/>
        </w:rPr>
        <w:fldChar w:fldCharType="end"/>
      </w:r>
      <w:r>
        <w:fldChar w:fldCharType="begin"/>
      </w:r>
      <w:r>
        <w:instrText>HYPERLINK "http://paperpile.com/b/UqA1L6/gSyJ" \h</w:instrText>
      </w:r>
      <w:r>
        <w:fldChar w:fldCharType="separate"/>
      </w:r>
      <w:r>
        <w:rPr>
          <w:color w:val="000000"/>
        </w:rPr>
        <w:t>(12), 1613–1623.</w:t>
      </w:r>
      <w:r>
        <w:rPr>
          <w:color w:val="000000"/>
        </w:rPr>
        <w:fldChar w:fldCharType="end"/>
      </w:r>
    </w:p>
    <w:p w14:paraId="01D9457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"http://paperpile.com/b/UqA1L6/9iUU" \h</w:instrText>
      </w:r>
      <w:r>
        <w:fldChar w:fldCharType="separate"/>
      </w:r>
      <w:proofErr w:type="spellStart"/>
      <w:r>
        <w:rPr>
          <w:color w:val="000000"/>
        </w:rPr>
        <w:t>Vedelek</w:t>
      </w:r>
      <w:proofErr w:type="spellEnd"/>
      <w:r>
        <w:rPr>
          <w:color w:val="000000"/>
        </w:rPr>
        <w:t xml:space="preserve">, V., </w:t>
      </w:r>
      <w:proofErr w:type="spellStart"/>
      <w:r>
        <w:rPr>
          <w:color w:val="000000"/>
        </w:rPr>
        <w:t>Laurinyecz</w:t>
      </w:r>
      <w:proofErr w:type="spellEnd"/>
      <w:r>
        <w:rPr>
          <w:color w:val="000000"/>
        </w:rPr>
        <w:t xml:space="preserve">, B., </w:t>
      </w:r>
      <w:proofErr w:type="spellStart"/>
      <w:r>
        <w:rPr>
          <w:color w:val="000000"/>
        </w:rPr>
        <w:t>Kovács</w:t>
      </w:r>
      <w:proofErr w:type="spellEnd"/>
      <w:r>
        <w:rPr>
          <w:color w:val="000000"/>
        </w:rPr>
        <w:t xml:space="preserve">, A. L., Juhász, G., &amp; </w:t>
      </w:r>
      <w:proofErr w:type="spellStart"/>
      <w:r>
        <w:rPr>
          <w:color w:val="000000"/>
        </w:rPr>
        <w:t>Sinka</w:t>
      </w:r>
      <w:proofErr w:type="spellEnd"/>
      <w:r>
        <w:rPr>
          <w:color w:val="000000"/>
        </w:rPr>
        <w:t xml:space="preserve">, R. (2016). Testis-Specific Bb8 Is Essential in the Development of Spermatid Mitochondria. </w:t>
      </w:r>
      <w:r>
        <w:rPr>
          <w:color w:val="000000"/>
        </w:rPr>
        <w:fldChar w:fldCharType="end"/>
      </w:r>
      <w:r>
        <w:fldChar w:fldCharType="begin"/>
      </w:r>
      <w:r>
        <w:instrText>HYPERLINK "http://paperpile.com/b/UqA1L6/9iUU"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"http://paperpile.com/b/UqA1L6/9iUU" \h</w:instrText>
      </w:r>
      <w:r>
        <w:fldChar w:fldCharType="separate"/>
      </w:r>
      <w:r>
        <w:rPr>
          <w:color w:val="000000"/>
        </w:rPr>
        <w:t xml:space="preserve">, </w:t>
      </w:r>
      <w:r>
        <w:rPr>
          <w:color w:val="000000"/>
        </w:rPr>
        <w:fldChar w:fldCharType="end"/>
      </w:r>
      <w:r>
        <w:fldChar w:fldCharType="begin"/>
      </w:r>
      <w:r>
        <w:instrText>HYPERLINK "http://paperpile.com/b/UqA1L6/9iUU" \h</w:instrText>
      </w:r>
      <w:r>
        <w:fldChar w:fldCharType="separate"/>
      </w:r>
      <w:r>
        <w:rPr>
          <w:i/>
          <w:color w:val="000000"/>
        </w:rPr>
        <w:t>11</w:t>
      </w:r>
      <w:r>
        <w:rPr>
          <w:i/>
          <w:color w:val="000000"/>
        </w:rPr>
        <w:fldChar w:fldCharType="end"/>
      </w:r>
      <w:r>
        <w:fldChar w:fldCharType="begin"/>
      </w:r>
      <w:r>
        <w:instrText>HYPERLINK "http://paperpile.com/b/UqA1L6/9iUU" \h</w:instrText>
      </w:r>
      <w:r>
        <w:fldChar w:fldCharType="separate"/>
      </w:r>
      <w:r>
        <w:rPr>
          <w:color w:val="000000"/>
        </w:rPr>
        <w:t>(8), e0161289.</w:t>
      </w:r>
      <w:r>
        <w:rPr>
          <w:color w:val="000000"/>
        </w:rPr>
        <w:fldChar w:fldCharType="end"/>
      </w:r>
    </w:p>
    <w:p w14:paraId="074B9C5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"http://paperpile.com/b/UqA1L6/gkRT" \h</w:instrText>
      </w:r>
      <w:r>
        <w:fldChar w:fldCharType="separate"/>
      </w:r>
      <w:proofErr w:type="spellStart"/>
      <w:r>
        <w:rPr>
          <w:color w:val="000000"/>
        </w:rPr>
        <w:t>Ventelä</w:t>
      </w:r>
      <w:proofErr w:type="spellEnd"/>
      <w:r>
        <w:rPr>
          <w:color w:val="000000"/>
        </w:rPr>
        <w:t xml:space="preserve">, S., </w:t>
      </w:r>
      <w:proofErr w:type="spellStart"/>
      <w:r>
        <w:rPr>
          <w:color w:val="000000"/>
        </w:rPr>
        <w:t>Toppari</w:t>
      </w:r>
      <w:proofErr w:type="spellEnd"/>
      <w:r>
        <w:rPr>
          <w:color w:val="000000"/>
        </w:rPr>
        <w:t xml:space="preserve">, J., &amp; </w:t>
      </w:r>
      <w:proofErr w:type="spellStart"/>
      <w:r>
        <w:rPr>
          <w:color w:val="000000"/>
        </w:rPr>
        <w:t>Parvinen</w:t>
      </w:r>
      <w:proofErr w:type="spellEnd"/>
      <w:r>
        <w:rPr>
          <w:color w:val="000000"/>
        </w:rPr>
        <w:t xml:space="preserve">, M. (2003). Intercellular Organelle Traffic through Cytoplasmic Bridges in Early Spermatids of the Rat: Mechanisms of Haploid Gene Product Sharing. </w:t>
      </w:r>
      <w:r>
        <w:rPr>
          <w:color w:val="000000"/>
        </w:rPr>
        <w:fldChar w:fldCharType="end"/>
      </w:r>
      <w:r>
        <w:fldChar w:fldCharType="begin"/>
      </w:r>
      <w:r>
        <w:instrText>HYPERLINK "http://paperpile.com/b/UqA1L6/gkRT" \h</w:instrText>
      </w:r>
      <w:r>
        <w:fldChar w:fldCharType="separate"/>
      </w:r>
      <w:r>
        <w:rPr>
          <w:i/>
          <w:color w:val="000000"/>
        </w:rPr>
        <w:t>Molecular Biology of the Cell</w:t>
      </w:r>
      <w:r>
        <w:rPr>
          <w:i/>
          <w:color w:val="000000"/>
        </w:rPr>
        <w:fldChar w:fldCharType="end"/>
      </w:r>
      <w:r>
        <w:fldChar w:fldCharType="begin"/>
      </w:r>
      <w:r>
        <w:instrText>HYPERLINK "http://paperpile.com/b/UqA1L6/gkRT" \h</w:instrText>
      </w:r>
      <w:r>
        <w:fldChar w:fldCharType="separate"/>
      </w:r>
      <w:r>
        <w:rPr>
          <w:color w:val="000000"/>
        </w:rPr>
        <w:t xml:space="preserve">, </w:t>
      </w:r>
      <w:r>
        <w:rPr>
          <w:color w:val="000000"/>
        </w:rPr>
        <w:fldChar w:fldCharType="end"/>
      </w:r>
      <w:r>
        <w:fldChar w:fldCharType="begin"/>
      </w:r>
      <w:r>
        <w:instrText>HYPERLINK "http://paperpile.com/b/UqA1L6/gkRT" \h</w:instrText>
      </w:r>
      <w:r>
        <w:fldChar w:fldCharType="separate"/>
      </w:r>
      <w:r>
        <w:rPr>
          <w:i/>
          <w:color w:val="000000"/>
        </w:rPr>
        <w:t>14</w:t>
      </w:r>
      <w:r>
        <w:rPr>
          <w:i/>
          <w:color w:val="000000"/>
        </w:rPr>
        <w:fldChar w:fldCharType="end"/>
      </w:r>
      <w:r>
        <w:fldChar w:fldCharType="begin"/>
      </w:r>
      <w:r>
        <w:instrText>HYPERLINK "http://paperpile.com/b/UqA1L6/gkRT" \h</w:instrText>
      </w:r>
      <w:r>
        <w:fldChar w:fldCharType="separate"/>
      </w:r>
      <w:r>
        <w:rPr>
          <w:color w:val="000000"/>
        </w:rPr>
        <w:t>(7), 2768–2780.</w:t>
      </w:r>
      <w:r>
        <w:rPr>
          <w:color w:val="000000"/>
        </w:rPr>
        <w:fldChar w:fldCharType="end"/>
      </w:r>
    </w:p>
    <w:p w14:paraId="7ABA47F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"http://paperpile.com/b/UqA1L6/GZJQ" \h</w:instrText>
      </w:r>
      <w:r>
        <w:fldChar w:fldCharType="separate"/>
      </w:r>
      <w:proofErr w:type="spellStart"/>
      <w:r>
        <w:rPr>
          <w:color w:val="000000"/>
        </w:rPr>
        <w:t>Vibranovski</w:t>
      </w:r>
      <w:proofErr w:type="spellEnd"/>
      <w:r>
        <w:rPr>
          <w:color w:val="000000"/>
        </w:rPr>
        <w:t xml:space="preserve">, M. D. (2014). Meiotic sex chromosome inactivation in Drosophila. </w:t>
      </w:r>
      <w:r>
        <w:rPr>
          <w:color w:val="000000"/>
        </w:rPr>
        <w:fldChar w:fldCharType="end"/>
      </w:r>
      <w:r>
        <w:fldChar w:fldCharType="begin"/>
      </w:r>
      <w:r>
        <w:instrText>HYPERLINK "http://paperpile.com/b/UqA1L6/GZJQ" \h</w:instrText>
      </w:r>
      <w:r>
        <w:fldChar w:fldCharType="separate"/>
      </w:r>
      <w:r>
        <w:rPr>
          <w:i/>
          <w:color w:val="000000"/>
        </w:rPr>
        <w:t>Journal of Genomics</w:t>
      </w:r>
      <w:r>
        <w:rPr>
          <w:i/>
          <w:color w:val="000000"/>
        </w:rPr>
        <w:fldChar w:fldCharType="end"/>
      </w:r>
      <w:r>
        <w:fldChar w:fldCharType="begin"/>
      </w:r>
      <w:r>
        <w:instrText>HYPERLINK "http://paperpile.com/b/UqA1L6/GZJQ" \h</w:instrText>
      </w:r>
      <w:r>
        <w:fldChar w:fldCharType="separate"/>
      </w:r>
      <w:r>
        <w:rPr>
          <w:color w:val="000000"/>
        </w:rPr>
        <w:t xml:space="preserve">, </w:t>
      </w:r>
      <w:r>
        <w:rPr>
          <w:color w:val="000000"/>
        </w:rPr>
        <w:fldChar w:fldCharType="end"/>
      </w:r>
      <w:r>
        <w:fldChar w:fldCharType="begin"/>
      </w:r>
      <w:r>
        <w:instrText>HYPERLINK "http://paperpile.com/b/UqA1L6/GZJQ" \h</w:instrText>
      </w:r>
      <w:r>
        <w:fldChar w:fldCharType="separate"/>
      </w:r>
      <w:r>
        <w:rPr>
          <w:i/>
          <w:color w:val="000000"/>
        </w:rPr>
        <w:t>2</w:t>
      </w:r>
      <w:r>
        <w:rPr>
          <w:i/>
          <w:color w:val="000000"/>
        </w:rPr>
        <w:fldChar w:fldCharType="end"/>
      </w:r>
      <w:r>
        <w:fldChar w:fldCharType="begin"/>
      </w:r>
      <w:r>
        <w:instrText>HYPERLINK "http://paperpile.com/b/UqA1L6/GZJQ" \h</w:instrText>
      </w:r>
      <w:r>
        <w:fldChar w:fldCharType="separate"/>
      </w:r>
      <w:r>
        <w:rPr>
          <w:color w:val="000000"/>
        </w:rPr>
        <w:t>, 104–117.</w:t>
      </w:r>
      <w:r>
        <w:rPr>
          <w:color w:val="000000"/>
        </w:rPr>
        <w:fldChar w:fldCharType="end"/>
      </w:r>
    </w:p>
    <w:p w14:paraId="5768D28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"http://paperpile.com/b/UqA1L6/IaKo" \h</w:instrText>
      </w:r>
      <w:r>
        <w:fldChar w:fldCharType="separate"/>
      </w:r>
      <w:proofErr w:type="spellStart"/>
      <w:r>
        <w:rPr>
          <w:color w:val="000000"/>
        </w:rPr>
        <w:t>Vibranovski</w:t>
      </w:r>
      <w:proofErr w:type="spellEnd"/>
      <w:r>
        <w:rPr>
          <w:color w:val="000000"/>
        </w:rPr>
        <w:t xml:space="preserve">, M. D., Zhang, Y., &amp; Long, M. (2009). General gene movement off the X chromosome in the Drosophila genus. </w:t>
      </w:r>
      <w:r>
        <w:rPr>
          <w:color w:val="000000"/>
        </w:rPr>
        <w:fldChar w:fldCharType="end"/>
      </w:r>
      <w:r>
        <w:fldChar w:fldCharType="begin"/>
      </w:r>
      <w:r>
        <w:instrText>HYPERLINK "http://paperpile.com/b/UqA1L6/IaKo" \h</w:instrText>
      </w:r>
      <w:r>
        <w:fldChar w:fldCharType="separate"/>
      </w:r>
      <w:r>
        <w:rPr>
          <w:i/>
          <w:color w:val="000000"/>
        </w:rPr>
        <w:t>Genome Research</w:t>
      </w:r>
      <w:r>
        <w:rPr>
          <w:i/>
          <w:color w:val="000000"/>
        </w:rPr>
        <w:fldChar w:fldCharType="end"/>
      </w:r>
      <w:r>
        <w:fldChar w:fldCharType="begin"/>
      </w:r>
      <w:r>
        <w:instrText>HYPERLINK "http://paperpile.com/b/UqA1L6/IaKo" \h</w:instrText>
      </w:r>
      <w:r>
        <w:fldChar w:fldCharType="separate"/>
      </w:r>
      <w:r>
        <w:rPr>
          <w:color w:val="000000"/>
        </w:rPr>
        <w:t xml:space="preserve">, </w:t>
      </w:r>
      <w:r>
        <w:rPr>
          <w:color w:val="000000"/>
        </w:rPr>
        <w:fldChar w:fldCharType="end"/>
      </w:r>
      <w:r>
        <w:fldChar w:fldCharType="begin"/>
      </w:r>
      <w:r>
        <w:instrText>HYPERLINK "http://paperpile.com/b/UqA1L6/IaKo" \h</w:instrText>
      </w:r>
      <w:r>
        <w:fldChar w:fldCharType="separate"/>
      </w:r>
      <w:r>
        <w:rPr>
          <w:i/>
          <w:color w:val="000000"/>
        </w:rPr>
        <w:t>19</w:t>
      </w:r>
      <w:r>
        <w:rPr>
          <w:i/>
          <w:color w:val="000000"/>
        </w:rPr>
        <w:fldChar w:fldCharType="end"/>
      </w:r>
      <w:r>
        <w:fldChar w:fldCharType="begin"/>
      </w:r>
      <w:r>
        <w:instrText>HYPERLINK "http://paperpile.com/b/UqA1L6/IaKo" \h</w:instrText>
      </w:r>
      <w:r>
        <w:fldChar w:fldCharType="separate"/>
      </w:r>
      <w:r>
        <w:rPr>
          <w:color w:val="000000"/>
        </w:rPr>
        <w:t>(5), 897–903.</w:t>
      </w:r>
      <w:r>
        <w:rPr>
          <w:color w:val="000000"/>
        </w:rPr>
        <w:fldChar w:fldCharType="end"/>
      </w:r>
    </w:p>
    <w:p w14:paraId="6B623C5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"http://paperpile.com/b/UqA1L6/KuR8" \h</w:instrText>
      </w:r>
      <w:r>
        <w:fldChar w:fldCharType="separate"/>
      </w:r>
      <w:proofErr w:type="spellStart"/>
      <w:r>
        <w:rPr>
          <w:color w:val="000000"/>
        </w:rPr>
        <w:t>Vogan</w:t>
      </w:r>
      <w:proofErr w:type="spellEnd"/>
      <w:r>
        <w:rPr>
          <w:color w:val="000000"/>
        </w:rPr>
        <w:t xml:space="preserve">, A. A., Svedberg, J., </w:t>
      </w:r>
      <w:proofErr w:type="spellStart"/>
      <w:r>
        <w:rPr>
          <w:color w:val="000000"/>
        </w:rPr>
        <w:t>Grudzinska-Sterno</w:t>
      </w:r>
      <w:proofErr w:type="spellEnd"/>
      <w:r>
        <w:rPr>
          <w:color w:val="000000"/>
        </w:rPr>
        <w:t xml:space="preserve">, M., &amp; Johannesson, H. (2022). Meiotic drive is associated with sexual incompatibility in Neurospora. </w:t>
      </w:r>
      <w:r>
        <w:rPr>
          <w:color w:val="000000"/>
        </w:rPr>
        <w:fldChar w:fldCharType="end"/>
      </w:r>
      <w:r>
        <w:fldChar w:fldCharType="begin"/>
      </w:r>
      <w:r>
        <w:instrText>HYPERLINK "http://paperpile.com/b/UqA1L6/KuR8"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"http://paperpile.com/b/UqA1L6/KuR8" \h</w:instrText>
      </w:r>
      <w:r>
        <w:fldChar w:fldCharType="separate"/>
      </w:r>
      <w:r>
        <w:rPr>
          <w:color w:val="000000"/>
        </w:rPr>
        <w:t xml:space="preserve">, </w:t>
      </w:r>
      <w:r>
        <w:rPr>
          <w:color w:val="000000"/>
        </w:rPr>
        <w:fldChar w:fldCharType="end"/>
      </w:r>
      <w:r>
        <w:fldChar w:fldCharType="begin"/>
      </w:r>
      <w:r>
        <w:instrText>HYPERLINK "http://paperpile.com/b/UqA1L6/KuR8" \h</w:instrText>
      </w:r>
      <w:r>
        <w:fldChar w:fldCharType="separate"/>
      </w:r>
      <w:r>
        <w:rPr>
          <w:i/>
          <w:color w:val="000000"/>
        </w:rPr>
        <w:t>76</w:t>
      </w:r>
      <w:r>
        <w:rPr>
          <w:i/>
          <w:color w:val="000000"/>
        </w:rPr>
        <w:fldChar w:fldCharType="end"/>
      </w:r>
      <w:r>
        <w:fldChar w:fldCharType="begin"/>
      </w:r>
      <w:r>
        <w:instrText>HYPERLINK "http://paperpile.com/b/UqA1L6/KuR8" \h</w:instrText>
      </w:r>
      <w:r>
        <w:fldChar w:fldCharType="separate"/>
      </w:r>
      <w:r>
        <w:rPr>
          <w:color w:val="000000"/>
        </w:rPr>
        <w:t>(11), 2687–2696.</w:t>
      </w:r>
      <w:r>
        <w:rPr>
          <w:color w:val="000000"/>
        </w:rPr>
        <w:fldChar w:fldCharType="end"/>
      </w:r>
    </w:p>
    <w:p w14:paraId="32B2D77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"http://paperpile.com/b/UqA1L6/X0sz" \h</w:instrText>
      </w:r>
      <w:r>
        <w:fldChar w:fldCharType="separate"/>
      </w:r>
      <w:r>
        <w:rPr>
          <w:color w:val="000000"/>
        </w:rPr>
        <w:t xml:space="preserve">Vogt, N., Koch, I., Schwarz, H., </w:t>
      </w:r>
      <w:proofErr w:type="spellStart"/>
      <w:r>
        <w:rPr>
          <w:color w:val="000000"/>
        </w:rPr>
        <w:t>Schnorrer</w:t>
      </w:r>
      <w:proofErr w:type="spellEnd"/>
      <w:r>
        <w:rPr>
          <w:color w:val="000000"/>
        </w:rPr>
        <w:t xml:space="preserve">, F., &amp; </w:t>
      </w:r>
      <w:proofErr w:type="spellStart"/>
      <w:r>
        <w:rPr>
          <w:color w:val="000000"/>
        </w:rPr>
        <w:t>Nüsslein</w:t>
      </w:r>
      <w:proofErr w:type="spellEnd"/>
      <w:r>
        <w:rPr>
          <w:color w:val="000000"/>
        </w:rPr>
        <w:t xml:space="preserve">-Volhard, C. (2006). The </w:t>
      </w:r>
      <w:proofErr w:type="spellStart"/>
      <w:r>
        <w:rPr>
          <w:color w:val="000000"/>
        </w:rPr>
        <w:t>gammaTuRC</w:t>
      </w:r>
      <w:proofErr w:type="spellEnd"/>
      <w:r>
        <w:rPr>
          <w:color w:val="000000"/>
        </w:rPr>
        <w:t xml:space="preserve"> components Grip75 and Grip128 have an essential microtubule-anchoring function in the Drosophila germline. </w:t>
      </w:r>
      <w:r>
        <w:rPr>
          <w:color w:val="000000"/>
        </w:rPr>
        <w:fldChar w:fldCharType="end"/>
      </w:r>
      <w:r>
        <w:fldChar w:fldCharType="begin"/>
      </w:r>
      <w:r>
        <w:instrText>HYPERLINK "http://paperpile.com/b/UqA1L6/X0sz" \h</w:instrText>
      </w:r>
      <w:r>
        <w:fldChar w:fldCharType="separate"/>
      </w:r>
      <w:r>
        <w:rPr>
          <w:i/>
          <w:color w:val="000000"/>
        </w:rPr>
        <w:t xml:space="preserve">Development </w:t>
      </w:r>
      <w:r>
        <w:rPr>
          <w:i/>
          <w:color w:val="000000"/>
        </w:rPr>
        <w:fldChar w:fldCharType="end"/>
      </w:r>
      <w:r>
        <w:fldChar w:fldCharType="begin"/>
      </w:r>
      <w:r>
        <w:instrText>HYPERLINK "http://paperpile.com/b/UqA1L6/X0sz" \h</w:instrText>
      </w:r>
      <w:r>
        <w:fldChar w:fldCharType="separate"/>
      </w:r>
      <w:r>
        <w:rPr>
          <w:color w:val="000000"/>
        </w:rPr>
        <w:t xml:space="preserve">, </w:t>
      </w:r>
      <w:r>
        <w:rPr>
          <w:color w:val="000000"/>
        </w:rPr>
        <w:fldChar w:fldCharType="end"/>
      </w:r>
      <w:r>
        <w:fldChar w:fldCharType="begin"/>
      </w:r>
      <w:r>
        <w:instrText>HYPERLINK "http://paperpile.com/b/UqA1L6/X0sz" \h</w:instrText>
      </w:r>
      <w:r>
        <w:fldChar w:fldCharType="separate"/>
      </w:r>
      <w:r>
        <w:rPr>
          <w:i/>
          <w:color w:val="000000"/>
        </w:rPr>
        <w:t>133</w:t>
      </w:r>
      <w:r>
        <w:rPr>
          <w:i/>
          <w:color w:val="000000"/>
        </w:rPr>
        <w:fldChar w:fldCharType="end"/>
      </w:r>
      <w:r>
        <w:fldChar w:fldCharType="begin"/>
      </w:r>
      <w:r>
        <w:instrText>HYPERLINK "http://paperpile.com/b/UqA1L6/X0sz" \h</w:instrText>
      </w:r>
      <w:r>
        <w:fldChar w:fldCharType="separate"/>
      </w:r>
      <w:r>
        <w:rPr>
          <w:color w:val="000000"/>
        </w:rPr>
        <w:t>(20), 3963–3972.</w:t>
      </w:r>
      <w:r>
        <w:rPr>
          <w:color w:val="000000"/>
        </w:rPr>
        <w:fldChar w:fldCharType="end"/>
      </w:r>
    </w:p>
    <w:p w14:paraId="12019B1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"http://paperpile.com/b/UqA1L6/Zk0x" \h</w:instrText>
      </w:r>
      <w:r>
        <w:fldChar w:fldCharType="separate"/>
      </w:r>
      <w:r>
        <w:rPr>
          <w:color w:val="000000"/>
        </w:rPr>
        <w:t xml:space="preserve">Wei, K. H.-C., </w:t>
      </w:r>
      <w:proofErr w:type="spellStart"/>
      <w:r>
        <w:rPr>
          <w:color w:val="000000"/>
        </w:rPr>
        <w:t>Chatla</w:t>
      </w:r>
      <w:proofErr w:type="spellEnd"/>
      <w:r>
        <w:rPr>
          <w:color w:val="000000"/>
        </w:rPr>
        <w:t xml:space="preserve">, K., &amp; </w:t>
      </w:r>
      <w:proofErr w:type="spellStart"/>
      <w:r>
        <w:rPr>
          <w:color w:val="000000"/>
        </w:rPr>
        <w:t>Bachtrog</w:t>
      </w:r>
      <w:proofErr w:type="spellEnd"/>
      <w:r>
        <w:rPr>
          <w:color w:val="000000"/>
        </w:rPr>
        <w:t>, D. (2024). Single-cell RNA-</w:t>
      </w:r>
      <w:proofErr w:type="spellStart"/>
      <w:r>
        <w:rPr>
          <w:color w:val="000000"/>
        </w:rPr>
        <w:t>seq</w:t>
      </w:r>
      <w:proofErr w:type="spellEnd"/>
      <w:r>
        <w:rPr>
          <w:color w:val="000000"/>
        </w:rPr>
        <w:t xml:space="preserve"> of Drosophila </w:t>
      </w:r>
      <w:proofErr w:type="spellStart"/>
      <w:r>
        <w:rPr>
          <w:color w:val="000000"/>
        </w:rPr>
        <w:t>miranda</w:t>
      </w:r>
      <w:proofErr w:type="spellEnd"/>
      <w:r>
        <w:rPr>
          <w:color w:val="000000"/>
        </w:rPr>
        <w:t xml:space="preserve"> testis reveals the evolution and trajectory of germline sex chromosome regulation. </w:t>
      </w:r>
      <w:r>
        <w:rPr>
          <w:color w:val="000000"/>
        </w:rPr>
        <w:fldChar w:fldCharType="end"/>
      </w:r>
      <w:r>
        <w:fldChar w:fldCharType="begin"/>
      </w:r>
      <w:r>
        <w:instrText>HYPERLINK "http://paperpile.com/b/UqA1L6/Zk0x"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"http://paperpile.com/b/UqA1L6/Zk0x" \h</w:instrText>
      </w:r>
      <w:r>
        <w:fldChar w:fldCharType="separate"/>
      </w:r>
      <w:r>
        <w:rPr>
          <w:color w:val="000000"/>
        </w:rPr>
        <w:t xml:space="preserve">, </w:t>
      </w:r>
      <w:r>
        <w:rPr>
          <w:color w:val="000000"/>
        </w:rPr>
        <w:fldChar w:fldCharType="end"/>
      </w:r>
      <w:r>
        <w:fldChar w:fldCharType="begin"/>
      </w:r>
      <w:r>
        <w:instrText>HYPERLINK "http://paperpile.com/b/UqA1L6/Zk0x" \h</w:instrText>
      </w:r>
      <w:r>
        <w:fldChar w:fldCharType="separate"/>
      </w:r>
      <w:r>
        <w:rPr>
          <w:i/>
          <w:color w:val="000000"/>
        </w:rPr>
        <w:t>22</w:t>
      </w:r>
      <w:r>
        <w:rPr>
          <w:i/>
          <w:color w:val="000000"/>
        </w:rPr>
        <w:fldChar w:fldCharType="end"/>
      </w:r>
      <w:r>
        <w:fldChar w:fldCharType="begin"/>
      </w:r>
      <w:r>
        <w:instrText>HYPERLINK "http://paperpile.com/b/UqA1L6/Zk0x" \h</w:instrText>
      </w:r>
      <w:r>
        <w:fldChar w:fldCharType="separate"/>
      </w:r>
      <w:r>
        <w:rPr>
          <w:color w:val="000000"/>
        </w:rPr>
        <w:t>(4), e3002605.</w:t>
      </w:r>
      <w:r>
        <w:rPr>
          <w:color w:val="000000"/>
        </w:rPr>
        <w:fldChar w:fldCharType="end"/>
      </w:r>
    </w:p>
    <w:p w14:paraId="62A8BD6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"http://paperpile.com/b/UqA1L6/matP" \h</w:instrText>
      </w:r>
      <w:r>
        <w:fldChar w:fldCharType="separate"/>
      </w:r>
      <w:r>
        <w:rPr>
          <w:color w:val="000000"/>
        </w:rPr>
        <w:t xml:space="preserve">Wilkinson, G. S., Christianson, S. J., Brand, C. L., Ru, G., &amp; Shell, W. (2014). Haldane’s rule is linked to extraordinary sex ratios and sperm length in stalk-eyed flies. </w:t>
      </w:r>
      <w:r>
        <w:rPr>
          <w:color w:val="000000"/>
        </w:rPr>
        <w:fldChar w:fldCharType="end"/>
      </w:r>
      <w:r>
        <w:fldChar w:fldCharType="begin"/>
      </w:r>
      <w:r>
        <w:instrText>HYPERLINK "http://paperpile.com/b/UqA1L6/matP" \h</w:instrText>
      </w:r>
      <w:r>
        <w:fldChar w:fldCharType="separate"/>
      </w:r>
      <w:r>
        <w:rPr>
          <w:i/>
          <w:color w:val="000000"/>
        </w:rPr>
        <w:t>Genetics</w:t>
      </w:r>
      <w:r>
        <w:rPr>
          <w:i/>
          <w:color w:val="000000"/>
        </w:rPr>
        <w:fldChar w:fldCharType="end"/>
      </w:r>
      <w:r>
        <w:fldChar w:fldCharType="begin"/>
      </w:r>
      <w:r>
        <w:instrText>HYPERLINK "http://paperpile.com/b/UqA1L6/matP" \h</w:instrText>
      </w:r>
      <w:r>
        <w:fldChar w:fldCharType="separate"/>
      </w:r>
      <w:r>
        <w:rPr>
          <w:color w:val="000000"/>
        </w:rPr>
        <w:t xml:space="preserve">, </w:t>
      </w:r>
      <w:r>
        <w:rPr>
          <w:color w:val="000000"/>
        </w:rPr>
        <w:fldChar w:fldCharType="end"/>
      </w:r>
      <w:r>
        <w:fldChar w:fldCharType="begin"/>
      </w:r>
      <w:r>
        <w:instrText>HYPERLINK "http://paperpile.com/b/UqA1L6/matP" \h</w:instrText>
      </w:r>
      <w:r>
        <w:fldChar w:fldCharType="separate"/>
      </w:r>
      <w:r>
        <w:rPr>
          <w:i/>
          <w:color w:val="000000"/>
        </w:rPr>
        <w:t>198</w:t>
      </w:r>
      <w:r>
        <w:rPr>
          <w:i/>
          <w:color w:val="000000"/>
        </w:rPr>
        <w:fldChar w:fldCharType="end"/>
      </w:r>
      <w:r>
        <w:fldChar w:fldCharType="begin"/>
      </w:r>
      <w:r>
        <w:instrText>HYPERLINK "http://paperpile.com/b/UqA1L6/matP" \h</w:instrText>
      </w:r>
      <w:r>
        <w:fldChar w:fldCharType="separate"/>
      </w:r>
      <w:r>
        <w:rPr>
          <w:color w:val="000000"/>
        </w:rPr>
        <w:t>(3), 1167–1181.</w:t>
      </w:r>
      <w:r>
        <w:rPr>
          <w:color w:val="000000"/>
        </w:rPr>
        <w:fldChar w:fldCharType="end"/>
      </w:r>
    </w:p>
    <w:p w14:paraId="7E7689F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"http://paperpile.com/b/UqA1L6/pypF" \h</w:instrText>
      </w:r>
      <w:r>
        <w:fldChar w:fldCharType="separate"/>
      </w:r>
      <w:r>
        <w:rPr>
          <w:color w:val="000000"/>
        </w:rPr>
        <w:t xml:space="preserve">Wilkinson, G. S., Johns, P. M., Metheny, J. D., &amp; Baker, R. H. (2013). Sex-biased gene expression during head development in a sexually dimorphic stalk-eyed fly. </w:t>
      </w:r>
      <w:r>
        <w:rPr>
          <w:color w:val="000000"/>
        </w:rPr>
        <w:fldChar w:fldCharType="end"/>
      </w:r>
      <w:r>
        <w:fldChar w:fldCharType="begin"/>
      </w:r>
      <w:r>
        <w:instrText>HYPERLINK "http://paperpile.com/b/UqA1L6/pypF"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"http://paperpile.com/b/UqA1L6/pypF" \h</w:instrText>
      </w:r>
      <w:r>
        <w:fldChar w:fldCharType="separate"/>
      </w:r>
      <w:r>
        <w:rPr>
          <w:color w:val="000000"/>
        </w:rPr>
        <w:t xml:space="preserve">, </w:t>
      </w:r>
      <w:r>
        <w:rPr>
          <w:color w:val="000000"/>
        </w:rPr>
        <w:fldChar w:fldCharType="end"/>
      </w:r>
      <w:r>
        <w:fldChar w:fldCharType="begin"/>
      </w:r>
      <w:r>
        <w:instrText>HYPERLINK "http://paperpile.com/b/UqA1L6/pypF" \h</w:instrText>
      </w:r>
      <w:r>
        <w:fldChar w:fldCharType="separate"/>
      </w:r>
      <w:r>
        <w:rPr>
          <w:i/>
          <w:color w:val="000000"/>
        </w:rPr>
        <w:t>8</w:t>
      </w:r>
      <w:r>
        <w:rPr>
          <w:i/>
          <w:color w:val="000000"/>
        </w:rPr>
        <w:fldChar w:fldCharType="end"/>
      </w:r>
      <w:r>
        <w:fldChar w:fldCharType="begin"/>
      </w:r>
      <w:r>
        <w:instrText>HYPERLINK "http://paperpile.com/b/UqA1L6/pypF" \h</w:instrText>
      </w:r>
      <w:r>
        <w:fldChar w:fldCharType="separate"/>
      </w:r>
      <w:r>
        <w:rPr>
          <w:color w:val="000000"/>
        </w:rPr>
        <w:t>(3), e59826.</w:t>
      </w:r>
      <w:r>
        <w:rPr>
          <w:color w:val="000000"/>
        </w:rPr>
        <w:fldChar w:fldCharType="end"/>
      </w:r>
    </w:p>
    <w:p w14:paraId="249753A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"http://paperpile.com/b/UqA1L6/7RQn" \h</w:instrText>
      </w:r>
      <w:r>
        <w:fldChar w:fldCharType="separate"/>
      </w:r>
      <w:r>
        <w:rPr>
          <w:color w:val="000000"/>
        </w:rPr>
        <w:t xml:space="preserve">Wilkinson, G. S., Presgraves, D. C., &amp; </w:t>
      </w:r>
      <w:proofErr w:type="spellStart"/>
      <w:r>
        <w:rPr>
          <w:color w:val="000000"/>
        </w:rPr>
        <w:t>Crymes</w:t>
      </w:r>
      <w:proofErr w:type="spellEnd"/>
      <w:r>
        <w:rPr>
          <w:color w:val="000000"/>
        </w:rPr>
        <w:t xml:space="preserve">, L. (1998). Male eye span in stalk-eyed flies indicates genetic quality by meiotic drive suppression. </w:t>
      </w:r>
      <w:r>
        <w:rPr>
          <w:color w:val="000000"/>
        </w:rPr>
        <w:fldChar w:fldCharType="end"/>
      </w:r>
      <w:r>
        <w:fldChar w:fldCharType="begin"/>
      </w:r>
      <w:r>
        <w:instrText>HYPERLINK "http://paperpile.com/b/UqA1L6/7RQn" \h</w:instrText>
      </w:r>
      <w:r>
        <w:fldChar w:fldCharType="separate"/>
      </w:r>
      <w:r>
        <w:rPr>
          <w:i/>
          <w:color w:val="000000"/>
        </w:rPr>
        <w:t>Nature</w:t>
      </w:r>
      <w:r>
        <w:rPr>
          <w:i/>
          <w:color w:val="000000"/>
        </w:rPr>
        <w:fldChar w:fldCharType="end"/>
      </w:r>
      <w:r>
        <w:fldChar w:fldCharType="begin"/>
      </w:r>
      <w:r>
        <w:instrText>HYPERLINK "http://paperpile.com/b/UqA1L6/7RQn" \h</w:instrText>
      </w:r>
      <w:r>
        <w:fldChar w:fldCharType="separate"/>
      </w:r>
      <w:r>
        <w:rPr>
          <w:color w:val="000000"/>
        </w:rPr>
        <w:t xml:space="preserve">, </w:t>
      </w:r>
      <w:r>
        <w:rPr>
          <w:color w:val="000000"/>
        </w:rPr>
        <w:fldChar w:fldCharType="end"/>
      </w:r>
      <w:r>
        <w:fldChar w:fldCharType="begin"/>
      </w:r>
      <w:r>
        <w:instrText>HYPERLINK "http://paperpile.com/b/UqA1L6/7RQn" \h</w:instrText>
      </w:r>
      <w:r>
        <w:fldChar w:fldCharType="separate"/>
      </w:r>
      <w:r>
        <w:rPr>
          <w:i/>
          <w:color w:val="000000"/>
        </w:rPr>
        <w:t>391</w:t>
      </w:r>
      <w:r>
        <w:rPr>
          <w:i/>
          <w:color w:val="000000"/>
        </w:rPr>
        <w:fldChar w:fldCharType="end"/>
      </w:r>
      <w:r>
        <w:fldChar w:fldCharType="begin"/>
      </w:r>
      <w:r>
        <w:instrText>HYPERLINK "http://paperpile.com/b/UqA1L6/7RQn" \h</w:instrText>
      </w:r>
      <w:r>
        <w:fldChar w:fldCharType="separate"/>
      </w:r>
      <w:r>
        <w:rPr>
          <w:color w:val="000000"/>
        </w:rPr>
        <w:t>(6664), 276–279.</w:t>
      </w:r>
      <w:r>
        <w:rPr>
          <w:color w:val="000000"/>
        </w:rPr>
        <w:fldChar w:fldCharType="end"/>
      </w:r>
    </w:p>
    <w:p w14:paraId="5C71B4E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"http://paperpile.com/b/UqA1L6/pXpt" \h</w:instrText>
      </w:r>
      <w:r>
        <w:fldChar w:fldCharType="separate"/>
      </w:r>
      <w:r>
        <w:rPr>
          <w:color w:val="000000"/>
        </w:rPr>
        <w:t xml:space="preserve">Witt, E., Benjamin, S., Svetec, N., &amp; Zhao, L. (2019). Testis single-cell RNA-seq reveals the dynamics of de novo gene transcription and germline mutational bias in Drosophila. </w:t>
      </w:r>
      <w:r>
        <w:rPr>
          <w:color w:val="000000"/>
        </w:rPr>
        <w:fldChar w:fldCharType="end"/>
      </w:r>
      <w:r>
        <w:fldChar w:fldCharType="begin"/>
      </w:r>
      <w:r>
        <w:instrText>HYPERLINK "http://paperpile.com/b/UqA1L6/pXpt" \h</w:instrText>
      </w:r>
      <w:r>
        <w:fldChar w:fldCharType="separate"/>
      </w:r>
      <w:r>
        <w:rPr>
          <w:i/>
          <w:color w:val="000000"/>
        </w:rPr>
        <w:t>eLife</w:t>
      </w:r>
      <w:r>
        <w:rPr>
          <w:i/>
          <w:color w:val="000000"/>
        </w:rPr>
        <w:fldChar w:fldCharType="end"/>
      </w:r>
      <w:r>
        <w:fldChar w:fldCharType="begin"/>
      </w:r>
      <w:r>
        <w:instrText>HYPERLINK "http://paperpile.com/b/UqA1L6/pXpt" \h</w:instrText>
      </w:r>
      <w:r>
        <w:fldChar w:fldCharType="separate"/>
      </w:r>
      <w:r>
        <w:rPr>
          <w:color w:val="000000"/>
        </w:rPr>
        <w:t xml:space="preserve">, </w:t>
      </w:r>
      <w:r>
        <w:rPr>
          <w:color w:val="000000"/>
        </w:rPr>
        <w:fldChar w:fldCharType="end"/>
      </w:r>
      <w:r>
        <w:fldChar w:fldCharType="begin"/>
      </w:r>
      <w:r>
        <w:instrText>HYPERLINK "http://paperpile.com/b/UqA1L6/pXpt" \h</w:instrText>
      </w:r>
      <w:r>
        <w:fldChar w:fldCharType="separate"/>
      </w:r>
      <w:r>
        <w:rPr>
          <w:i/>
          <w:color w:val="000000"/>
        </w:rPr>
        <w:t>8</w:t>
      </w:r>
      <w:r>
        <w:rPr>
          <w:i/>
          <w:color w:val="000000"/>
        </w:rPr>
        <w:fldChar w:fldCharType="end"/>
      </w:r>
      <w:r>
        <w:fldChar w:fldCharType="begin"/>
      </w:r>
      <w:r>
        <w:instrText>HYPERLINK "http://paperpile.com/b/UqA1L6/pXpt" \h</w:instrText>
      </w:r>
      <w:r>
        <w:fldChar w:fldCharType="separate"/>
      </w:r>
      <w:r>
        <w:rPr>
          <w:color w:val="000000"/>
        </w:rPr>
        <w:t>. https://doi.org/</w:t>
      </w:r>
      <w:r>
        <w:rPr>
          <w:color w:val="000000"/>
        </w:rPr>
        <w:fldChar w:fldCharType="end"/>
      </w:r>
      <w:r>
        <w:fldChar w:fldCharType="begin"/>
      </w:r>
      <w:r>
        <w:instrText>HYPERLINK "http://dx.doi.org/10.7554/eLife.47138" \h</w:instrText>
      </w:r>
      <w:r>
        <w:fldChar w:fldCharType="separate"/>
      </w:r>
      <w:r>
        <w:rPr>
          <w:color w:val="000000"/>
        </w:rPr>
        <w:t>10.7554/eLife.47138</w:t>
      </w:r>
      <w:r>
        <w:rPr>
          <w:color w:val="000000"/>
        </w:rPr>
        <w:fldChar w:fldCharType="end"/>
      </w:r>
    </w:p>
    <w:p w14:paraId="11356CA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"http://paperpile.com/b/UqA1L6/TrjZ" \h</w:instrText>
      </w:r>
      <w:r>
        <w:fldChar w:fldCharType="separate"/>
      </w:r>
      <w:r>
        <w:rPr>
          <w:color w:val="000000"/>
        </w:rPr>
        <w:t xml:space="preserve">Witt, E., Shao, Z., Hu, C., Krause, H. M., &amp; Zhao, L. (2021). Single-cell RNA-sequencing reveals pre-meiotic X-chromosome dosage compensation in Drosophila testis. </w:t>
      </w:r>
      <w:r>
        <w:rPr>
          <w:color w:val="000000"/>
        </w:rPr>
        <w:fldChar w:fldCharType="end"/>
      </w:r>
      <w:r>
        <w:fldChar w:fldCharType="begin"/>
      </w:r>
      <w:r>
        <w:instrText>HYPERLINK "http://paperpile.com/b/UqA1L6/TrjZ"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"http://paperpile.com/b/UqA1L6/TrjZ" \h</w:instrText>
      </w:r>
      <w:r>
        <w:fldChar w:fldCharType="separate"/>
      </w:r>
      <w:r>
        <w:rPr>
          <w:color w:val="000000"/>
        </w:rPr>
        <w:t xml:space="preserve">, </w:t>
      </w:r>
      <w:r>
        <w:rPr>
          <w:color w:val="000000"/>
        </w:rPr>
        <w:fldChar w:fldCharType="end"/>
      </w:r>
      <w:r>
        <w:fldChar w:fldCharType="begin"/>
      </w:r>
      <w:r>
        <w:instrText>HYPERLINK "http://paperpile.com/b/UqA1L6/TrjZ" \h</w:instrText>
      </w:r>
      <w:r>
        <w:fldChar w:fldCharType="separate"/>
      </w:r>
      <w:r>
        <w:rPr>
          <w:i/>
          <w:color w:val="000000"/>
        </w:rPr>
        <w:t>17</w:t>
      </w:r>
      <w:r>
        <w:rPr>
          <w:i/>
          <w:color w:val="000000"/>
        </w:rPr>
        <w:fldChar w:fldCharType="end"/>
      </w:r>
      <w:r>
        <w:fldChar w:fldCharType="begin"/>
      </w:r>
      <w:r>
        <w:instrText>HYPERLINK "http://paperpile.com/b/UqA1L6/TrjZ" \h</w:instrText>
      </w:r>
      <w:r>
        <w:fldChar w:fldCharType="separate"/>
      </w:r>
      <w:r>
        <w:rPr>
          <w:color w:val="000000"/>
        </w:rPr>
        <w:t>(8), e1009728.</w:t>
      </w:r>
      <w:r>
        <w:rPr>
          <w:color w:val="000000"/>
        </w:rPr>
        <w:fldChar w:fldCharType="end"/>
      </w:r>
    </w:p>
    <w:p w14:paraId="499592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"http://paperpile.com/b/UqA1L6/LAiA" \h</w:instrText>
      </w:r>
      <w:r>
        <w:fldChar w:fldCharType="separate"/>
      </w:r>
      <w:r>
        <w:rPr>
          <w:color w:val="000000"/>
        </w:rPr>
        <w:t xml:space="preserve">Wu, C. I., &amp; Xu, E. Y. (2003). Sexual antagonism and X inactivation--the SAXI hypothesis. </w:t>
      </w:r>
      <w:r>
        <w:rPr>
          <w:color w:val="000000"/>
        </w:rPr>
        <w:fldChar w:fldCharType="end"/>
      </w:r>
      <w:r>
        <w:fldChar w:fldCharType="begin"/>
      </w:r>
      <w:r>
        <w:instrText>HYPERLINK "http://paperpile.com/b/UqA1L6/LAiA" \h</w:instrText>
      </w:r>
      <w:r>
        <w:fldChar w:fldCharType="separate"/>
      </w:r>
      <w:r>
        <w:rPr>
          <w:i/>
          <w:color w:val="000000"/>
        </w:rPr>
        <w:t>Trends in Genetics: TIG</w:t>
      </w:r>
      <w:r>
        <w:rPr>
          <w:i/>
          <w:color w:val="000000"/>
        </w:rPr>
        <w:fldChar w:fldCharType="end"/>
      </w:r>
      <w:r>
        <w:fldChar w:fldCharType="begin"/>
      </w:r>
      <w:r>
        <w:instrText>HYPERLINK "http://paperpile.com/b/UqA1L6/LAiA" \h</w:instrText>
      </w:r>
      <w:r>
        <w:fldChar w:fldCharType="separate"/>
      </w:r>
      <w:r>
        <w:rPr>
          <w:color w:val="000000"/>
        </w:rPr>
        <w:t xml:space="preserve">, </w:t>
      </w:r>
      <w:r>
        <w:rPr>
          <w:color w:val="000000"/>
        </w:rPr>
        <w:fldChar w:fldCharType="end"/>
      </w:r>
      <w:r>
        <w:fldChar w:fldCharType="begin"/>
      </w:r>
      <w:r>
        <w:instrText>HYPERLINK "http://paperpile.com/b/UqA1L6/LAiA" \h</w:instrText>
      </w:r>
      <w:r>
        <w:fldChar w:fldCharType="separate"/>
      </w:r>
      <w:r>
        <w:rPr>
          <w:i/>
          <w:color w:val="000000"/>
        </w:rPr>
        <w:t>19</w:t>
      </w:r>
      <w:r>
        <w:rPr>
          <w:i/>
          <w:color w:val="000000"/>
        </w:rPr>
        <w:fldChar w:fldCharType="end"/>
      </w:r>
      <w:r>
        <w:fldChar w:fldCharType="begin"/>
      </w:r>
      <w:r>
        <w:instrText>HYPERLINK "http://paperpile.com/b/UqA1L6/LAiA" \h</w:instrText>
      </w:r>
      <w:r>
        <w:fldChar w:fldCharType="separate"/>
      </w:r>
      <w:r>
        <w:rPr>
          <w:color w:val="000000"/>
        </w:rPr>
        <w:t>(5), 243–247.</w:t>
      </w:r>
      <w:r>
        <w:rPr>
          <w:color w:val="000000"/>
        </w:rPr>
        <w:fldChar w:fldCharType="end"/>
      </w:r>
    </w:p>
    <w:p w14:paraId="0A32E6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"http://paperpile.com/b/UqA1L6/s4WVR" \h</w:instrText>
      </w:r>
      <w:r>
        <w:fldChar w:fldCharType="separate"/>
      </w:r>
      <w:r>
        <w:rPr>
          <w:color w:val="000000"/>
        </w:rPr>
        <w:t xml:space="preserve">Xia, B., Yan, Y., Baron, M., Wagner, F., Barkley, D., </w:t>
      </w:r>
      <w:proofErr w:type="spellStart"/>
      <w:r>
        <w:rPr>
          <w:color w:val="000000"/>
        </w:rPr>
        <w:t>Chiodin</w:t>
      </w:r>
      <w:proofErr w:type="spellEnd"/>
      <w:r>
        <w:rPr>
          <w:color w:val="000000"/>
        </w:rPr>
        <w:t xml:space="preserve">, M., Kim, S. Y., Keefe, D. L., </w:t>
      </w:r>
      <w:proofErr w:type="spellStart"/>
      <w:r>
        <w:rPr>
          <w:color w:val="000000"/>
        </w:rPr>
        <w:t>Alukal</w:t>
      </w:r>
      <w:proofErr w:type="spellEnd"/>
      <w:r>
        <w:rPr>
          <w:color w:val="000000"/>
        </w:rPr>
        <w:t xml:space="preserve">, J. P., Boeke, J. D., &amp; Yanai, I. (2020). Widespread Transcriptional Scanning in the Testis Modulates Gene Evolution Rates. </w:t>
      </w:r>
      <w:r>
        <w:rPr>
          <w:color w:val="000000"/>
        </w:rPr>
        <w:fldChar w:fldCharType="end"/>
      </w:r>
      <w:r>
        <w:fldChar w:fldCharType="begin"/>
      </w:r>
      <w:r>
        <w:instrText>HYPERLINK "http://paperpile.com/b/UqA1L6/s4WVR" \h</w:instrText>
      </w:r>
      <w:r>
        <w:fldChar w:fldCharType="separate"/>
      </w:r>
      <w:r>
        <w:rPr>
          <w:i/>
          <w:color w:val="000000"/>
        </w:rPr>
        <w:t>Cell</w:t>
      </w:r>
      <w:r>
        <w:rPr>
          <w:i/>
          <w:color w:val="000000"/>
        </w:rPr>
        <w:fldChar w:fldCharType="end"/>
      </w:r>
      <w:r>
        <w:fldChar w:fldCharType="begin"/>
      </w:r>
      <w:r>
        <w:instrText>HYPERLINK "http://paperpile.com/b/UqA1L6/s4WVR" \h</w:instrText>
      </w:r>
      <w:r>
        <w:fldChar w:fldCharType="separate"/>
      </w:r>
      <w:r>
        <w:rPr>
          <w:color w:val="000000"/>
        </w:rPr>
        <w:t xml:space="preserve">, </w:t>
      </w:r>
      <w:r>
        <w:rPr>
          <w:color w:val="000000"/>
        </w:rPr>
        <w:fldChar w:fldCharType="end"/>
      </w:r>
      <w:r>
        <w:fldChar w:fldCharType="begin"/>
      </w:r>
      <w:r>
        <w:instrText>HYPERLINK "http://paperpile.com/b/UqA1L6/s4WVR" \h</w:instrText>
      </w:r>
      <w:r>
        <w:fldChar w:fldCharType="separate"/>
      </w:r>
      <w:r>
        <w:rPr>
          <w:i/>
          <w:color w:val="000000"/>
        </w:rPr>
        <w:t>180</w:t>
      </w:r>
      <w:r>
        <w:rPr>
          <w:i/>
          <w:color w:val="000000"/>
        </w:rPr>
        <w:fldChar w:fldCharType="end"/>
      </w:r>
      <w:r>
        <w:fldChar w:fldCharType="begin"/>
      </w:r>
      <w:r>
        <w:instrText>HYPERLINK "http://paperpile.com/b/UqA1L6/s4WVR" \h</w:instrText>
      </w:r>
      <w:r>
        <w:fldChar w:fldCharType="separate"/>
      </w:r>
      <w:r>
        <w:rPr>
          <w:color w:val="000000"/>
        </w:rPr>
        <w:t>(2), 248–262.e21.</w:t>
      </w:r>
      <w:r>
        <w:rPr>
          <w:color w:val="000000"/>
        </w:rPr>
        <w:fldChar w:fldCharType="end"/>
      </w:r>
    </w:p>
    <w:p w14:paraId="5DBB79A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"http://paperpile.com/b/UqA1L6/IjjH" \h</w:instrText>
      </w:r>
      <w:r>
        <w:fldChar w:fldCharType="separate"/>
      </w:r>
      <w:r>
        <w:rPr>
          <w:color w:val="000000"/>
        </w:rPr>
        <w:t xml:space="preserve">Yu, G., Wang, L.-G., Han, Y., &amp; He, Q.-Y. (2012). </w:t>
      </w:r>
      <w:proofErr w:type="spellStart"/>
      <w:r>
        <w:rPr>
          <w:color w:val="000000"/>
        </w:rPr>
        <w:t>clusterProfiler</w:t>
      </w:r>
      <w:proofErr w:type="spellEnd"/>
      <w:r>
        <w:rPr>
          <w:color w:val="000000"/>
        </w:rPr>
        <w:t xml:space="preserve">: an R package for comparing biological themes among gene clusters. </w:t>
      </w:r>
      <w:r>
        <w:rPr>
          <w:color w:val="000000"/>
        </w:rPr>
        <w:fldChar w:fldCharType="end"/>
      </w:r>
      <w:r>
        <w:fldChar w:fldCharType="begin"/>
      </w:r>
      <w:r>
        <w:instrText>HYPERLINK "http://paperpile.com/b/UqA1L6/IjjH" \h</w:instrText>
      </w:r>
      <w:r>
        <w:fldChar w:fldCharType="separate"/>
      </w:r>
      <w:r>
        <w:rPr>
          <w:i/>
          <w:color w:val="000000"/>
        </w:rPr>
        <w:t>Omics: A Journal of Integrative Biology</w:t>
      </w:r>
      <w:r>
        <w:rPr>
          <w:i/>
          <w:color w:val="000000"/>
        </w:rPr>
        <w:fldChar w:fldCharType="end"/>
      </w:r>
      <w:r>
        <w:fldChar w:fldCharType="begin"/>
      </w:r>
      <w:r>
        <w:instrText>HYPERLINK "http://paperpile.com/b/UqA1L6/IjjH" \h</w:instrText>
      </w:r>
      <w:r>
        <w:fldChar w:fldCharType="separate"/>
      </w:r>
      <w:r>
        <w:rPr>
          <w:color w:val="000000"/>
        </w:rPr>
        <w:t xml:space="preserve">, </w:t>
      </w:r>
      <w:r>
        <w:rPr>
          <w:color w:val="000000"/>
        </w:rPr>
        <w:fldChar w:fldCharType="end"/>
      </w:r>
      <w:r>
        <w:fldChar w:fldCharType="begin"/>
      </w:r>
      <w:r>
        <w:instrText>HYPERLINK "http://paperpile.com/b/UqA1L6/IjjH" \h</w:instrText>
      </w:r>
      <w:r>
        <w:fldChar w:fldCharType="separate"/>
      </w:r>
      <w:r>
        <w:rPr>
          <w:i/>
          <w:color w:val="000000"/>
        </w:rPr>
        <w:t>16</w:t>
      </w:r>
      <w:r>
        <w:rPr>
          <w:i/>
          <w:color w:val="000000"/>
        </w:rPr>
        <w:fldChar w:fldCharType="end"/>
      </w:r>
      <w:r>
        <w:fldChar w:fldCharType="begin"/>
      </w:r>
      <w:r>
        <w:instrText>HYPERLINK "http://paperpile.com/b/UqA1L6/IjjH" \h</w:instrText>
      </w:r>
      <w:r>
        <w:fldChar w:fldCharType="separate"/>
      </w:r>
      <w:r>
        <w:rPr>
          <w:color w:val="000000"/>
        </w:rPr>
        <w:t>(5), 284–287.</w:t>
      </w:r>
      <w:r>
        <w:rPr>
          <w:color w:val="000000"/>
        </w:rPr>
        <w:fldChar w:fldCharType="end"/>
      </w:r>
    </w:p>
    <w:p w14:paraId="7C3825D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"http://paperpile.com/b/UqA1L6/ER83" \h</w:instrText>
      </w:r>
      <w:r>
        <w:fldChar w:fldCharType="separate"/>
      </w:r>
      <w:r>
        <w:rPr>
          <w:color w:val="000000"/>
        </w:rPr>
        <w:t xml:space="preserve">Zappia, L., &amp; Oshlack, A. (2018). Clustering trees: a visualization for evaluating clusterings at multiple resolutions. </w:t>
      </w:r>
      <w:r>
        <w:rPr>
          <w:color w:val="000000"/>
        </w:rPr>
        <w:fldChar w:fldCharType="end"/>
      </w:r>
      <w:r>
        <w:fldChar w:fldCharType="begin"/>
      </w:r>
      <w:r>
        <w:instrText>HYPERLINK "http://paperpile.com/b/UqA1L6/ER83" \h</w:instrText>
      </w:r>
      <w:r>
        <w:fldChar w:fldCharType="separate"/>
      </w:r>
      <w:r>
        <w:rPr>
          <w:i/>
          <w:color w:val="000000"/>
        </w:rPr>
        <w:t>GigaScience</w:t>
      </w:r>
      <w:r>
        <w:rPr>
          <w:i/>
          <w:color w:val="000000"/>
        </w:rPr>
        <w:fldChar w:fldCharType="end"/>
      </w:r>
      <w:r>
        <w:fldChar w:fldCharType="begin"/>
      </w:r>
      <w:r>
        <w:instrText>HYPERLINK "http://paperpile.com/b/UqA1L6/ER83" \h</w:instrText>
      </w:r>
      <w:r>
        <w:fldChar w:fldCharType="separate"/>
      </w:r>
      <w:r>
        <w:rPr>
          <w:color w:val="000000"/>
        </w:rPr>
        <w:t xml:space="preserve">, </w:t>
      </w:r>
      <w:r>
        <w:rPr>
          <w:color w:val="000000"/>
        </w:rPr>
        <w:fldChar w:fldCharType="end"/>
      </w:r>
      <w:r>
        <w:fldChar w:fldCharType="begin"/>
      </w:r>
      <w:r>
        <w:instrText>HYPERLINK "http://paperpile.com/b/UqA1L6/ER83" \h</w:instrText>
      </w:r>
      <w:r>
        <w:fldChar w:fldCharType="separate"/>
      </w:r>
      <w:r>
        <w:rPr>
          <w:i/>
          <w:color w:val="000000"/>
        </w:rPr>
        <w:t>7</w:t>
      </w:r>
      <w:r>
        <w:rPr>
          <w:i/>
          <w:color w:val="000000"/>
        </w:rPr>
        <w:fldChar w:fldCharType="end"/>
      </w:r>
      <w:r>
        <w:fldChar w:fldCharType="begin"/>
      </w:r>
      <w:r>
        <w:instrText>HYPERLINK "http://paperpile.com/b/UqA1L6/ER83" \h</w:instrText>
      </w:r>
      <w:r>
        <w:fldChar w:fldCharType="separate"/>
      </w:r>
      <w:r>
        <w:rPr>
          <w:color w:val="000000"/>
        </w:rPr>
        <w:t>(7). https://doi.org/</w:t>
      </w:r>
      <w:r>
        <w:rPr>
          <w:color w:val="000000"/>
        </w:rPr>
        <w:fldChar w:fldCharType="end"/>
      </w:r>
      <w:r>
        <w:fldChar w:fldCharType="begin"/>
      </w:r>
      <w:r>
        <w:instrText>HYPERLINK "http://dx.doi.org/10.1093/gigascience/giy083" \h</w:instrText>
      </w:r>
      <w:r>
        <w:fldChar w:fldCharType="separate"/>
      </w:r>
      <w:r>
        <w:rPr>
          <w:color w:val="000000"/>
        </w:rPr>
        <w:t>10.1093/gigascience/giy083</w:t>
      </w:r>
      <w:r>
        <w:rPr>
          <w:color w:val="000000"/>
        </w:rPr>
        <w:fldChar w:fldCharType="end"/>
      </w:r>
    </w:p>
    <w:p w14:paraId="1111495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"http://paperpile.com/b/UqA1L6/h7R1" \h</w:instrText>
      </w:r>
      <w:r>
        <w:fldChar w:fldCharType="separate"/>
      </w:r>
      <w:r>
        <w:rPr>
          <w:color w:val="000000"/>
        </w:rPr>
        <w:t xml:space="preserve">Zhang, L., Sun, T., </w:t>
      </w:r>
      <w:proofErr w:type="spellStart"/>
      <w:r>
        <w:rPr>
          <w:color w:val="000000"/>
        </w:rPr>
        <w:t>Woldesellassie</w:t>
      </w:r>
      <w:proofErr w:type="spellEnd"/>
      <w:r>
        <w:rPr>
          <w:color w:val="000000"/>
        </w:rPr>
        <w:t xml:space="preserve">, F., Xiao, H., &amp; Tao, Y. (2015). Sex ratio meiotic drive as a plausible evolutionary mechanism for hybrid male sterility. </w:t>
      </w:r>
      <w:r>
        <w:rPr>
          <w:color w:val="000000"/>
        </w:rPr>
        <w:fldChar w:fldCharType="end"/>
      </w:r>
      <w:r>
        <w:fldChar w:fldCharType="begin"/>
      </w:r>
      <w:r>
        <w:instrText>HYPERLINK "http://paperpile.com/b/UqA1L6/h7R1"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"http://paperpile.com/b/UqA1L6/h7R1" \h</w:instrText>
      </w:r>
      <w:r>
        <w:fldChar w:fldCharType="separate"/>
      </w:r>
      <w:r>
        <w:rPr>
          <w:color w:val="000000"/>
        </w:rPr>
        <w:t xml:space="preserve">, </w:t>
      </w:r>
      <w:r>
        <w:rPr>
          <w:color w:val="000000"/>
        </w:rPr>
        <w:fldChar w:fldCharType="end"/>
      </w:r>
      <w:r>
        <w:fldChar w:fldCharType="begin"/>
      </w:r>
      <w:r>
        <w:instrText>HYPERLINK "http://paperpile.com/b/UqA1L6/h7R1" \h</w:instrText>
      </w:r>
      <w:r>
        <w:fldChar w:fldCharType="separate"/>
      </w:r>
      <w:r>
        <w:rPr>
          <w:i/>
          <w:color w:val="000000"/>
        </w:rPr>
        <w:t>11</w:t>
      </w:r>
      <w:r>
        <w:rPr>
          <w:i/>
          <w:color w:val="000000"/>
        </w:rPr>
        <w:fldChar w:fldCharType="end"/>
      </w:r>
      <w:r>
        <w:fldChar w:fldCharType="begin"/>
      </w:r>
      <w:r>
        <w:instrText>HYPERLINK "http://paperpile.com/b/UqA1L6/h7R1" \h</w:instrText>
      </w:r>
      <w:r>
        <w:fldChar w:fldCharType="separate"/>
      </w:r>
      <w:r>
        <w:rPr>
          <w:color w:val="000000"/>
        </w:rPr>
        <w:t>(3), e1005073.</w:t>
      </w:r>
      <w:r>
        <w:rPr>
          <w:color w:val="000000"/>
        </w:rPr>
        <w:fldChar w:fldCharType="end"/>
      </w:r>
    </w:p>
    <w:p w14:paraId="5F37F93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"http://paperpile.com/b/UqA1L6/OmsA" \h</w:instrText>
      </w:r>
      <w:r>
        <w:fldChar w:fldCharType="separate"/>
      </w:r>
      <w:r>
        <w:rPr>
          <w:color w:val="000000"/>
        </w:rPr>
        <w:t xml:space="preserve">Zheng, G. X. Y., Terry, J. M., </w:t>
      </w:r>
      <w:proofErr w:type="spellStart"/>
      <w:r>
        <w:rPr>
          <w:color w:val="000000"/>
        </w:rPr>
        <w:t>Belgrader</w:t>
      </w:r>
      <w:proofErr w:type="spellEnd"/>
      <w:r>
        <w:rPr>
          <w:color w:val="000000"/>
        </w:rPr>
        <w:t xml:space="preserve">, P., </w:t>
      </w:r>
      <w:proofErr w:type="spellStart"/>
      <w:r>
        <w:rPr>
          <w:color w:val="000000"/>
        </w:rPr>
        <w:t>Ryvkin</w:t>
      </w:r>
      <w:proofErr w:type="spellEnd"/>
      <w:r>
        <w:rPr>
          <w:color w:val="000000"/>
        </w:rPr>
        <w:t xml:space="preserve">, P., Bent, Z. W., Wilson, R., </w:t>
      </w:r>
      <w:proofErr w:type="spellStart"/>
      <w:r>
        <w:rPr>
          <w:color w:val="000000"/>
        </w:rPr>
        <w:t>Ziraldo</w:t>
      </w:r>
      <w:proofErr w:type="spellEnd"/>
      <w:r>
        <w:rPr>
          <w:color w:val="000000"/>
        </w:rPr>
        <w:t xml:space="preserve">, S. B., Wheeler, T. D., McDermott, G. P., Zhu, J., Gregory, M. T., </w:t>
      </w:r>
      <w:proofErr w:type="spellStart"/>
      <w:r>
        <w:rPr>
          <w:color w:val="000000"/>
        </w:rPr>
        <w:t>Shuga</w:t>
      </w:r>
      <w:proofErr w:type="spellEnd"/>
      <w:r>
        <w:rPr>
          <w:color w:val="000000"/>
        </w:rPr>
        <w:t xml:space="preserve">, J., </w:t>
      </w:r>
      <w:proofErr w:type="spellStart"/>
      <w:r>
        <w:rPr>
          <w:color w:val="000000"/>
        </w:rPr>
        <w:t>Montesclaros</w:t>
      </w:r>
      <w:proofErr w:type="spellEnd"/>
      <w:r>
        <w:rPr>
          <w:color w:val="000000"/>
        </w:rPr>
        <w:t xml:space="preserve">, L., Underwood, J. G., Masquelier, D. A., Nishimura, S. Y., Schnall-Levin, M., Wyatt, P. W., Hindson, C. M., … </w:t>
      </w:r>
      <w:proofErr w:type="spellStart"/>
      <w:r>
        <w:rPr>
          <w:color w:val="000000"/>
        </w:rPr>
        <w:t>Bielas</w:t>
      </w:r>
      <w:proofErr w:type="spellEnd"/>
      <w:r>
        <w:rPr>
          <w:color w:val="000000"/>
        </w:rPr>
        <w:t xml:space="preserve">, J. H. (2017). Massively parallel digital transcriptional profiling of single cells. </w:t>
      </w:r>
      <w:r>
        <w:rPr>
          <w:color w:val="000000"/>
        </w:rPr>
        <w:fldChar w:fldCharType="end"/>
      </w:r>
      <w:r>
        <w:fldChar w:fldCharType="begin"/>
      </w:r>
      <w:r>
        <w:instrText>HYPERLINK "http://paperpile.com/b/UqA1L6/OmsA" \h</w:instrText>
      </w:r>
      <w:r>
        <w:fldChar w:fldCharType="separate"/>
      </w:r>
      <w:r>
        <w:rPr>
          <w:i/>
          <w:color w:val="000000"/>
        </w:rPr>
        <w:t>Nature Communications</w:t>
      </w:r>
      <w:r>
        <w:rPr>
          <w:i/>
          <w:color w:val="000000"/>
        </w:rPr>
        <w:fldChar w:fldCharType="end"/>
      </w:r>
      <w:r>
        <w:fldChar w:fldCharType="begin"/>
      </w:r>
      <w:r>
        <w:instrText>HYPERLINK "http://paperpile.com/b/UqA1L6/OmsA" \h</w:instrText>
      </w:r>
      <w:r>
        <w:fldChar w:fldCharType="separate"/>
      </w:r>
      <w:r>
        <w:rPr>
          <w:color w:val="000000"/>
        </w:rPr>
        <w:t xml:space="preserve">, </w:t>
      </w:r>
      <w:r>
        <w:rPr>
          <w:color w:val="000000"/>
        </w:rPr>
        <w:fldChar w:fldCharType="end"/>
      </w:r>
      <w:r>
        <w:fldChar w:fldCharType="begin"/>
      </w:r>
      <w:r>
        <w:instrText>HYPERLINK "http://paperpile.com/b/UqA1L6/OmsA" \h</w:instrText>
      </w:r>
      <w:r>
        <w:fldChar w:fldCharType="separate"/>
      </w:r>
      <w:r>
        <w:rPr>
          <w:i/>
          <w:color w:val="000000"/>
        </w:rPr>
        <w:t>8</w:t>
      </w:r>
      <w:r>
        <w:rPr>
          <w:i/>
          <w:color w:val="000000"/>
        </w:rPr>
        <w:fldChar w:fldCharType="end"/>
      </w:r>
      <w:r>
        <w:fldChar w:fldCharType="begin"/>
      </w:r>
      <w:r>
        <w:instrText>HYPERLINK "http://paperpile.com/b/UqA1L6/OmsA" \h</w:instrText>
      </w:r>
      <w:r>
        <w:fldChar w:fldCharType="separate"/>
      </w:r>
      <w:r>
        <w:rPr>
          <w:color w:val="000000"/>
        </w:rPr>
        <w:t>, 14049.</w:t>
      </w:r>
      <w:r>
        <w:rPr>
          <w:color w:val="000000"/>
        </w:rPr>
        <w:fldChar w:fldCharType="end"/>
      </w:r>
    </w:p>
    <w:p w14:paraId="0160353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"http://paperpile.com/b/UqA1L6/DapU" \h</w:instrText>
      </w:r>
      <w:r>
        <w:fldChar w:fldCharType="separate"/>
      </w:r>
      <w:proofErr w:type="spellStart"/>
      <w:r>
        <w:rPr>
          <w:color w:val="000000"/>
        </w:rPr>
        <w:t>Zimmering</w:t>
      </w:r>
      <w:proofErr w:type="spellEnd"/>
      <w:r>
        <w:rPr>
          <w:color w:val="000000"/>
        </w:rPr>
        <w:t xml:space="preserve">, S., Sandler, L., &amp; Nicoletti, B. (1970). Mechanisms of meiotic drive. </w:t>
      </w:r>
      <w:r>
        <w:rPr>
          <w:color w:val="000000"/>
        </w:rPr>
        <w:fldChar w:fldCharType="end"/>
      </w:r>
      <w:r>
        <w:fldChar w:fldCharType="begin"/>
      </w:r>
      <w:r>
        <w:instrText>HYPERLINK "http://paperpile.com/b/UqA1L6/DapU" \h</w:instrText>
      </w:r>
      <w:r>
        <w:fldChar w:fldCharType="separate"/>
      </w:r>
      <w:r>
        <w:rPr>
          <w:i/>
          <w:color w:val="000000"/>
        </w:rPr>
        <w:t>Annual Review of Genetics</w:t>
      </w:r>
      <w:r>
        <w:rPr>
          <w:i/>
          <w:color w:val="000000"/>
        </w:rPr>
        <w:fldChar w:fldCharType="end"/>
      </w:r>
      <w:r>
        <w:fldChar w:fldCharType="begin"/>
      </w:r>
      <w:r>
        <w:instrText>HYPERLINK "http://paperpile.com/b/UqA1L6/DapU" \h</w:instrText>
      </w:r>
      <w:r>
        <w:fldChar w:fldCharType="separate"/>
      </w:r>
      <w:r>
        <w:rPr>
          <w:color w:val="000000"/>
        </w:rPr>
        <w:t xml:space="preserve">, </w:t>
      </w:r>
      <w:r>
        <w:rPr>
          <w:color w:val="000000"/>
        </w:rPr>
        <w:fldChar w:fldCharType="end"/>
      </w:r>
      <w:r>
        <w:fldChar w:fldCharType="begin"/>
      </w:r>
      <w:r>
        <w:instrText>HYPERLINK "http://paperpile.com/b/UqA1L6/DapU" \h</w:instrText>
      </w:r>
      <w:r>
        <w:fldChar w:fldCharType="separate"/>
      </w:r>
      <w:r>
        <w:rPr>
          <w:i/>
          <w:color w:val="000000"/>
        </w:rPr>
        <w:t>4</w:t>
      </w:r>
      <w:r>
        <w:rPr>
          <w:i/>
          <w:color w:val="000000"/>
        </w:rPr>
        <w:fldChar w:fldCharType="end"/>
      </w:r>
      <w:r>
        <w:fldChar w:fldCharType="begin"/>
      </w:r>
      <w:r>
        <w:instrText>HYPERLINK "http://paperpile.com/b/UqA1L6/DapU" \h</w:instrText>
      </w:r>
      <w:r>
        <w:fldChar w:fldCharType="separate"/>
      </w:r>
      <w:r>
        <w:rPr>
          <w:color w:val="000000"/>
        </w:rPr>
        <w:t>(1), 409–436.</w:t>
      </w:r>
      <w:r>
        <w:rPr>
          <w:color w:val="000000"/>
        </w:rPr>
        <w:fldChar w:fldCharType="end"/>
      </w:r>
    </w:p>
    <w:p w14:paraId="62E6DD2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"http://paperpile.com/b/UqA1L6/67f7" \h</w:instrText>
      </w:r>
      <w:r>
        <w:fldChar w:fldCharType="separate"/>
      </w:r>
      <w:r>
        <w:rPr>
          <w:color w:val="000000"/>
        </w:rPr>
        <w:t xml:space="preserve">Zohar-Fux, M., Ben-Hamo-Arad, A., Arad, T., Volin, M., </w:t>
      </w:r>
      <w:proofErr w:type="spellStart"/>
      <w:r>
        <w:rPr>
          <w:color w:val="000000"/>
        </w:rPr>
        <w:t>Shklyar</w:t>
      </w:r>
      <w:proofErr w:type="spellEnd"/>
      <w:r>
        <w:rPr>
          <w:color w:val="000000"/>
        </w:rPr>
        <w:t>, B., Hakim-</w:t>
      </w:r>
      <w:proofErr w:type="spellStart"/>
      <w:r>
        <w:rPr>
          <w:color w:val="000000"/>
        </w:rPr>
        <w:t>Mishnaevski</w:t>
      </w:r>
      <w:proofErr w:type="spellEnd"/>
      <w:r>
        <w:rPr>
          <w:color w:val="000000"/>
        </w:rPr>
        <w:t>, K., Porat-</w:t>
      </w:r>
      <w:proofErr w:type="spellStart"/>
      <w:r>
        <w:rPr>
          <w:color w:val="000000"/>
        </w:rPr>
        <w:t>Kuperstein</w:t>
      </w:r>
      <w:proofErr w:type="spellEnd"/>
      <w:r>
        <w:rPr>
          <w:color w:val="000000"/>
        </w:rPr>
        <w:t xml:space="preserve">, L., </w:t>
      </w:r>
      <w:proofErr w:type="spellStart"/>
      <w:r>
        <w:rPr>
          <w:color w:val="000000"/>
        </w:rPr>
        <w:t>Kurant</w:t>
      </w:r>
      <w:proofErr w:type="spellEnd"/>
      <w:r>
        <w:rPr>
          <w:color w:val="000000"/>
        </w:rPr>
        <w:t xml:space="preserve">, E., &amp; Toledano, H. (2022). The phagocytic cyst cells in Drosophila testis eliminate germ cell progenitors via </w:t>
      </w:r>
      <w:proofErr w:type="spellStart"/>
      <w:r>
        <w:rPr>
          <w:color w:val="000000"/>
        </w:rPr>
        <w:t>phagoptosis</w:t>
      </w:r>
      <w:proofErr w:type="spellEnd"/>
      <w:r>
        <w:rPr>
          <w:color w:val="000000"/>
        </w:rPr>
        <w:t xml:space="preserve">. </w:t>
      </w:r>
      <w:r>
        <w:rPr>
          <w:color w:val="000000"/>
        </w:rPr>
        <w:fldChar w:fldCharType="end"/>
      </w:r>
      <w:r>
        <w:fldChar w:fldCharType="begin"/>
      </w:r>
      <w:r>
        <w:instrText>HYPERLINK "http://paperpile.com/b/UqA1L6/67f7" \h</w:instrText>
      </w:r>
      <w:r>
        <w:fldChar w:fldCharType="separate"/>
      </w:r>
      <w:r>
        <w:rPr>
          <w:i/>
          <w:color w:val="000000"/>
        </w:rPr>
        <w:t>Science Advances</w:t>
      </w:r>
      <w:r>
        <w:rPr>
          <w:i/>
          <w:color w:val="000000"/>
        </w:rPr>
        <w:fldChar w:fldCharType="end"/>
      </w:r>
      <w:r>
        <w:fldChar w:fldCharType="begin"/>
      </w:r>
      <w:r>
        <w:instrText>HYPERLINK "http://paperpile.com/b/UqA1L6/67f7" \h</w:instrText>
      </w:r>
      <w:r>
        <w:fldChar w:fldCharType="separate"/>
      </w:r>
      <w:r>
        <w:rPr>
          <w:color w:val="000000"/>
        </w:rPr>
        <w:t xml:space="preserve">, </w:t>
      </w:r>
      <w:r>
        <w:rPr>
          <w:color w:val="000000"/>
        </w:rPr>
        <w:fldChar w:fldCharType="end"/>
      </w:r>
      <w:r>
        <w:fldChar w:fldCharType="begin"/>
      </w:r>
      <w:r>
        <w:instrText>HYPERLINK "http://paperpile.com/b/UqA1L6/67f7" \h</w:instrText>
      </w:r>
      <w:r>
        <w:fldChar w:fldCharType="separate"/>
      </w:r>
      <w:r>
        <w:rPr>
          <w:i/>
          <w:color w:val="000000"/>
        </w:rPr>
        <w:t>8</w:t>
      </w:r>
      <w:r>
        <w:rPr>
          <w:i/>
          <w:color w:val="000000"/>
        </w:rPr>
        <w:fldChar w:fldCharType="end"/>
      </w:r>
      <w:r>
        <w:fldChar w:fldCharType="begin"/>
      </w:r>
      <w:r>
        <w:instrText>HYPERLINK "http://paperpile.com/b/UqA1L6/67f7" \h</w:instrText>
      </w:r>
      <w:r>
        <w:fldChar w:fldCharType="separate"/>
      </w:r>
      <w:r>
        <w:rPr>
          <w:color w:val="000000"/>
        </w:rPr>
        <w:t>(24), eabm4937.</w:t>
      </w:r>
      <w:r>
        <w:rPr>
          <w:color w:val="000000"/>
        </w:rPr>
        <w:fldChar w:fldCharType="end"/>
      </w:r>
    </w:p>
    <w:p w14:paraId="4DBE9D92" w14:textId="77777777" w:rsidR="00A52ACD" w:rsidRDefault="00A52ACD">
      <w:pPr>
        <w:widowControl w:val="0"/>
        <w:pBdr>
          <w:top w:val="nil"/>
          <w:left w:val="nil"/>
          <w:bottom w:val="nil"/>
          <w:right w:val="nil"/>
          <w:between w:val="nil"/>
        </w:pBdr>
        <w:spacing w:after="220" w:line="480" w:lineRule="auto"/>
        <w:ind w:left="440" w:hanging="440"/>
        <w:jc w:val="left"/>
        <w:rPr>
          <w:color w:val="000000"/>
        </w:rPr>
      </w:pPr>
      <w:r>
        <w:fldChar w:fldCharType="begin"/>
      </w:r>
      <w:r>
        <w:instrText>HYPERLINK "http://paperpile.com/b/UqA1L6/JHqr" \h</w:instrText>
      </w:r>
      <w:r>
        <w:fldChar w:fldCharType="separate"/>
      </w:r>
      <w:r>
        <w:rPr>
          <w:color w:val="000000"/>
        </w:rPr>
        <w:t xml:space="preserve">Zoller, R., &amp; Schulz, C. (2012). The Drosophila cyst stem cell lineage: Partners behind the scenes? </w:t>
      </w:r>
      <w:r>
        <w:rPr>
          <w:color w:val="000000"/>
        </w:rPr>
        <w:fldChar w:fldCharType="end"/>
      </w:r>
      <w:r>
        <w:fldChar w:fldCharType="begin"/>
      </w:r>
      <w:r>
        <w:instrText>HYPERLINK "http://paperpile.com/b/UqA1L6/JHqr" \h</w:instrText>
      </w:r>
      <w:r>
        <w:fldChar w:fldCharType="separate"/>
      </w:r>
      <w:r>
        <w:rPr>
          <w:i/>
          <w:color w:val="000000"/>
        </w:rPr>
        <w:t>Spermatogenesis</w:t>
      </w:r>
      <w:r>
        <w:rPr>
          <w:i/>
          <w:color w:val="000000"/>
        </w:rPr>
        <w:fldChar w:fldCharType="end"/>
      </w:r>
      <w:r>
        <w:fldChar w:fldCharType="begin"/>
      </w:r>
      <w:r>
        <w:instrText>HYPERLINK "http://paperpile.com/b/UqA1L6/JHqr" \h</w:instrText>
      </w:r>
      <w:r>
        <w:fldChar w:fldCharType="separate"/>
      </w:r>
      <w:r>
        <w:rPr>
          <w:color w:val="000000"/>
        </w:rPr>
        <w:t xml:space="preserve">, </w:t>
      </w:r>
      <w:r>
        <w:rPr>
          <w:color w:val="000000"/>
        </w:rPr>
        <w:fldChar w:fldCharType="end"/>
      </w:r>
      <w:r>
        <w:fldChar w:fldCharType="begin"/>
      </w:r>
      <w:r>
        <w:instrText>HYPERLINK "http://paperpile.com/b/UqA1L6/JHqr" \h</w:instrText>
      </w:r>
      <w:r>
        <w:fldChar w:fldCharType="separate"/>
      </w:r>
      <w:r>
        <w:rPr>
          <w:i/>
          <w:color w:val="000000"/>
        </w:rPr>
        <w:t>2</w:t>
      </w:r>
      <w:r>
        <w:rPr>
          <w:i/>
          <w:color w:val="000000"/>
        </w:rPr>
        <w:fldChar w:fldCharType="end"/>
      </w:r>
      <w:r>
        <w:fldChar w:fldCharType="begin"/>
      </w:r>
      <w:r>
        <w:instrText>HYPERLINK "http://paperpile.com/b/UqA1L6/JHqr" \h</w:instrText>
      </w:r>
      <w:r>
        <w:fldChar w:fldCharType="separate"/>
      </w:r>
      <w:r>
        <w:rPr>
          <w:color w:val="000000"/>
        </w:rPr>
        <w:t>(3), 145–157.</w:t>
      </w:r>
      <w:r>
        <w:rPr>
          <w:color w:val="000000"/>
        </w:rPr>
        <w:fldChar w:fldCharType="end"/>
      </w:r>
    </w:p>
    <w:p w14:paraId="24AFDA22" w14:textId="77777777" w:rsidR="00A52ACD" w:rsidRDefault="00A52ACD">
      <w:pPr>
        <w:widowControl w:val="0"/>
        <w:pBdr>
          <w:top w:val="nil"/>
          <w:left w:val="nil"/>
          <w:bottom w:val="nil"/>
          <w:right w:val="nil"/>
          <w:between w:val="nil"/>
        </w:pBdr>
        <w:spacing w:after="0" w:line="276" w:lineRule="auto"/>
      </w:pPr>
    </w:p>
    <w:p w14:paraId="09501A01" w14:textId="77777777" w:rsidR="00A52ACD" w:rsidRDefault="00A52ACD">
      <w:pPr>
        <w:widowControl w:val="0"/>
        <w:pBdr>
          <w:top w:val="nil"/>
          <w:left w:val="nil"/>
          <w:bottom w:val="nil"/>
          <w:right w:val="nil"/>
          <w:between w:val="nil"/>
        </w:pBdr>
        <w:spacing w:after="0" w:line="276" w:lineRule="auto"/>
      </w:pPr>
    </w:p>
    <w:sectPr w:rsidR="00A52ACD" w:rsidSect="000C3E6F">
      <w:headerReference w:type="default" r:id="rId14"/>
      <w:footerReference w:type="even" r:id="rId15"/>
      <w:footerReference w:type="default" r:id="rId16"/>
      <w:pgSz w:w="11909" w:h="16834"/>
      <w:pgMar w:top="1440" w:right="1440" w:bottom="1440" w:left="1440" w:header="720" w:footer="720" w:gutter="0"/>
      <w:lnNumType w:countBy="1" w:restart="continuous"/>
      <w:pgNumType w:start="1"/>
      <w:cols w:space="720"/>
      <w:docGrid w:linePitch="299"/>
      <w:sectPrChange w:id="545" w:author="Alison Wright" w:date="2024-10-29T15:37:00Z" w16du:dateUtc="2024-10-29T15:37:00Z">
        <w:sectPr w:rsidR="00A52ACD" w:rsidSect="000C3E6F">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 w:author="Alison Wright" w:date="2024-10-30T13:44:00Z" w:initials="AW">
    <w:p w14:paraId="767013B2" w14:textId="77777777" w:rsidR="009A0DFF" w:rsidRDefault="009A0DFF" w:rsidP="009A0DFF">
      <w:pPr>
        <w:jc w:val="left"/>
      </w:pPr>
      <w:r>
        <w:rPr>
          <w:rStyle w:val="CommentReference"/>
        </w:rPr>
        <w:annotationRef/>
      </w:r>
      <w:r>
        <w:rPr>
          <w:b/>
          <w:bCs/>
          <w:sz w:val="20"/>
          <w:szCs w:val="20"/>
        </w:rPr>
        <w:t>Hu W, et al. 2017. A large gene family in fission yeast encodes spore killers that subvert Mendel’s Law. Elife 6:e26057.</w:t>
      </w:r>
    </w:p>
    <w:p w14:paraId="44B091C5" w14:textId="77777777" w:rsidR="009A0DFF" w:rsidRDefault="009A0DFF" w:rsidP="009A0DFF">
      <w:pPr>
        <w:jc w:val="left"/>
      </w:pPr>
    </w:p>
    <w:p w14:paraId="44D50104" w14:textId="77777777" w:rsidR="009A0DFF" w:rsidRDefault="009A0DFF" w:rsidP="009A0DFF">
      <w:pPr>
        <w:jc w:val="left"/>
      </w:pPr>
      <w:r>
        <w:rPr>
          <w:b/>
          <w:bCs/>
          <w:color w:val="000000"/>
          <w:sz w:val="20"/>
          <w:szCs w:val="20"/>
        </w:rPr>
        <w:t>Nuckolls NL, et al. 2017. Wtf genes are prolific dual poison-antidote meiotic drivers. Elife 6:e26033.</w:t>
      </w:r>
    </w:p>
    <w:p w14:paraId="7A372EB7" w14:textId="77777777" w:rsidR="009A0DFF" w:rsidRDefault="009A0DFF" w:rsidP="009A0DFF">
      <w:pPr>
        <w:jc w:val="left"/>
      </w:pPr>
    </w:p>
  </w:comment>
  <w:comment w:id="63" w:author="Alison Wright" w:date="2024-10-29T15:12:00Z" w:initials="B">
    <w:p w14:paraId="1D15DB1E" w14:textId="7B0D3325" w:rsidR="00657E5C" w:rsidRDefault="00657E5C" w:rsidP="00657E5C">
      <w:pPr>
        <w:jc w:val="left"/>
      </w:pPr>
      <w:r>
        <w:rPr>
          <w:rStyle w:val="CommentReference"/>
        </w:rPr>
        <w:annotationRef/>
      </w:r>
      <w:r>
        <w:rPr>
          <w:color w:val="212121"/>
          <w:sz w:val="20"/>
          <w:szCs w:val="20"/>
          <w:highlight w:val="white"/>
        </w:rPr>
        <w:t xml:space="preserve">Bachtrog, Doris, et al. "Are all sex chromosomes created equal?." </w:t>
      </w:r>
      <w:r>
        <w:rPr>
          <w:i/>
          <w:iCs/>
          <w:color w:val="212121"/>
          <w:sz w:val="20"/>
          <w:szCs w:val="20"/>
          <w:highlight w:val="white"/>
        </w:rPr>
        <w:t>TRENDS in Genetics</w:t>
      </w:r>
      <w:r>
        <w:rPr>
          <w:color w:val="212121"/>
          <w:sz w:val="20"/>
          <w:szCs w:val="20"/>
          <w:highlight w:val="white"/>
        </w:rPr>
        <w:t xml:space="preserve"> 27.9 (2011): 350-357.</w:t>
      </w:r>
    </w:p>
    <w:p w14:paraId="6A83D2AE" w14:textId="77777777" w:rsidR="00657E5C" w:rsidRDefault="00657E5C" w:rsidP="00657E5C">
      <w:pPr>
        <w:jc w:val="left"/>
      </w:pPr>
    </w:p>
    <w:p w14:paraId="5E3653AC" w14:textId="77777777" w:rsidR="00657E5C" w:rsidRDefault="00657E5C" w:rsidP="00657E5C">
      <w:pPr>
        <w:jc w:val="left"/>
      </w:pPr>
      <w:r>
        <w:rPr>
          <w:color w:val="202020"/>
          <w:sz w:val="20"/>
          <w:szCs w:val="20"/>
          <w:highlight w:val="white"/>
        </w:rPr>
        <w:t>Mank JE. Sex chromosome dosage compensation: definitely not for everyone. Trends Genet. 2013 Dec;29(12):677-83. doi: 10.1016/j.tig.2013.07.005. Epub 2013 Aug 14. PMID: 23953923.</w:t>
      </w:r>
    </w:p>
    <w:p w14:paraId="6534CDFD" w14:textId="77777777" w:rsidR="00657E5C" w:rsidRDefault="00657E5C" w:rsidP="00657E5C">
      <w:pPr>
        <w:jc w:val="left"/>
      </w:pPr>
    </w:p>
    <w:p w14:paraId="35CF6151" w14:textId="77777777" w:rsidR="00657E5C" w:rsidRDefault="00657E5C" w:rsidP="00657E5C">
      <w:pPr>
        <w:jc w:val="left"/>
      </w:pPr>
      <w:r>
        <w:rPr>
          <w:color w:val="2A2A2A"/>
          <w:sz w:val="20"/>
          <w:szCs w:val="20"/>
          <w:highlight w:val="white"/>
        </w:rPr>
        <w:t xml:space="preserve">Liuqi Gu, James R Walters, Evolution of Sex Chromosome Dosage Compensation in Animals: A Beautiful Theory, Undermined by Facts and Bedeviled by Details, Genome Biology and Evolution, Volume 9, Issue 9, September 2017, Pages 2461–2476, </w:t>
      </w:r>
      <w:hyperlink r:id="rId1" w:history="1">
        <w:r w:rsidRPr="00B66351">
          <w:rPr>
            <w:rStyle w:val="Hyperlink"/>
            <w:sz w:val="20"/>
            <w:szCs w:val="20"/>
            <w:highlight w:val="white"/>
          </w:rPr>
          <w:t>https://doi.org/10.1093/gbe/evx154</w:t>
        </w:r>
      </w:hyperlink>
    </w:p>
    <w:p w14:paraId="6FD5244F" w14:textId="77777777" w:rsidR="00657E5C" w:rsidRDefault="00657E5C" w:rsidP="00657E5C">
      <w:pPr>
        <w:jc w:val="left"/>
      </w:pPr>
    </w:p>
    <w:p w14:paraId="5EDEDA44" w14:textId="77777777" w:rsidR="00657E5C" w:rsidRDefault="00657E5C" w:rsidP="00657E5C">
      <w:pPr>
        <w:jc w:val="left"/>
      </w:pPr>
      <w:hyperlink r:id="rId2" w:history="1">
        <w:r w:rsidRPr="00B66351">
          <w:rPr>
            <w:rStyle w:val="Hyperlink"/>
            <w:sz w:val="20"/>
            <w:szCs w:val="20"/>
          </w:rPr>
          <w:t xml:space="preserve">Wei, K. H.-C., Chatla, K., &amp; Bachtrog, D. (2024). Single-cell RNA-seq of Drosophila miranda testis reveals the evolution and trajectory of germline sex chromosome regulation. </w:t>
        </w:r>
      </w:hyperlink>
      <w:hyperlink r:id="rId3" w:history="1">
        <w:r w:rsidRPr="00B66351">
          <w:rPr>
            <w:rStyle w:val="Hyperlink"/>
            <w:i/>
            <w:iCs/>
            <w:sz w:val="20"/>
            <w:szCs w:val="20"/>
          </w:rPr>
          <w:t>PLoS Biology</w:t>
        </w:r>
      </w:hyperlink>
      <w:hyperlink r:id="rId4" w:history="1">
        <w:r w:rsidRPr="00B66351">
          <w:rPr>
            <w:rStyle w:val="Hyperlink"/>
            <w:sz w:val="20"/>
            <w:szCs w:val="20"/>
          </w:rPr>
          <w:t xml:space="preserve">, </w:t>
        </w:r>
      </w:hyperlink>
      <w:hyperlink r:id="rId5" w:history="1">
        <w:r w:rsidRPr="00B66351">
          <w:rPr>
            <w:rStyle w:val="Hyperlink"/>
            <w:i/>
            <w:iCs/>
            <w:sz w:val="20"/>
            <w:szCs w:val="20"/>
          </w:rPr>
          <w:t>22</w:t>
        </w:r>
      </w:hyperlink>
      <w:hyperlink r:id="rId6" w:history="1">
        <w:r w:rsidRPr="00B66351">
          <w:rPr>
            <w:rStyle w:val="Hyperlink"/>
            <w:sz w:val="20"/>
            <w:szCs w:val="20"/>
          </w:rPr>
          <w:t>(4), e3002605.</w:t>
        </w:r>
      </w:hyperlink>
    </w:p>
    <w:p w14:paraId="26684E61" w14:textId="77777777" w:rsidR="00657E5C" w:rsidRDefault="00657E5C" w:rsidP="00657E5C">
      <w:pPr>
        <w:jc w:val="left"/>
      </w:pPr>
    </w:p>
    <w:p w14:paraId="0A939364" w14:textId="77777777" w:rsidR="00657E5C" w:rsidRDefault="00657E5C" w:rsidP="00657E5C">
      <w:pPr>
        <w:jc w:val="left"/>
      </w:pPr>
      <w:r>
        <w:rPr>
          <w:color w:val="000000"/>
          <w:sz w:val="20"/>
          <w:szCs w:val="20"/>
        </w:rPr>
        <w:t>MankJE,HoskenDJ,WedellN.Someinconvenienttruthsaboutsexchromosomedosagecompensa-tionandthepotentialroleof sexualconflict.Evolution. 2011;65:2133–2144.https://doi.org/10.1111/j.1558-5646.2011.01316.x PMID:21790564</w:t>
      </w:r>
    </w:p>
    <w:p w14:paraId="5A8A26FD" w14:textId="77777777" w:rsidR="00657E5C" w:rsidRDefault="00657E5C" w:rsidP="00657E5C">
      <w:pPr>
        <w:jc w:val="left"/>
      </w:pPr>
    </w:p>
    <w:p w14:paraId="05D87284" w14:textId="77777777" w:rsidR="00657E5C" w:rsidRDefault="00657E5C" w:rsidP="00657E5C">
      <w:pPr>
        <w:jc w:val="left"/>
      </w:pPr>
    </w:p>
  </w:comment>
  <w:comment w:id="85" w:author="Alison Wright" w:date="2024-10-30T13:51:00Z" w:initials="AW">
    <w:p w14:paraId="47775D30" w14:textId="77777777" w:rsidR="009A0DFF" w:rsidRDefault="009A0DFF" w:rsidP="009A0DFF">
      <w:pPr>
        <w:jc w:val="left"/>
      </w:pPr>
      <w:r>
        <w:rPr>
          <w:rStyle w:val="CommentReference"/>
        </w:rPr>
        <w:annotationRef/>
      </w:r>
      <w:r>
        <w:rPr>
          <w:color w:val="000000"/>
          <w:sz w:val="20"/>
          <w:szCs w:val="20"/>
          <w:highlight w:val="white"/>
        </w:rPr>
        <w:t xml:space="preserve">Paczolt </w:t>
      </w:r>
    </w:p>
    <w:p w14:paraId="493ED0D4" w14:textId="77777777" w:rsidR="009A0DFF" w:rsidRDefault="009A0DFF" w:rsidP="009A0DFF">
      <w:pPr>
        <w:jc w:val="left"/>
      </w:pPr>
      <w:r>
        <w:rPr>
          <w:color w:val="000000"/>
          <w:sz w:val="20"/>
          <w:szCs w:val="20"/>
          <w:highlight w:val="white"/>
        </w:rPr>
        <w:t xml:space="preserve">KA, Reinhardt </w:t>
      </w:r>
    </w:p>
    <w:p w14:paraId="09DE3F6B" w14:textId="77777777" w:rsidR="009A0DFF" w:rsidRDefault="009A0DFF" w:rsidP="009A0DFF">
      <w:pPr>
        <w:jc w:val="left"/>
      </w:pPr>
      <w:r>
        <w:rPr>
          <w:color w:val="000000"/>
          <w:sz w:val="20"/>
          <w:szCs w:val="20"/>
          <w:highlight w:val="white"/>
        </w:rPr>
        <w:t xml:space="preserve">JA, Wilkinson </w:t>
      </w:r>
    </w:p>
    <w:p w14:paraId="2E339CA7" w14:textId="77777777" w:rsidR="009A0DFF" w:rsidRDefault="009A0DFF" w:rsidP="009A0DFF">
      <w:pPr>
        <w:jc w:val="left"/>
      </w:pPr>
      <w:r>
        <w:rPr>
          <w:color w:val="000000"/>
          <w:sz w:val="20"/>
          <w:szCs w:val="20"/>
          <w:highlight w:val="white"/>
        </w:rPr>
        <w:t xml:space="preserve">GS. 2017. </w:t>
      </w:r>
    </w:p>
    <w:p w14:paraId="0D0D6FAA" w14:textId="77777777" w:rsidR="009A0DFF" w:rsidRDefault="009A0DFF" w:rsidP="009A0DFF">
      <w:pPr>
        <w:jc w:val="left"/>
      </w:pPr>
      <w:r>
        <w:rPr>
          <w:color w:val="000000"/>
          <w:sz w:val="20"/>
          <w:szCs w:val="20"/>
          <w:highlight w:val="white"/>
        </w:rPr>
        <w:t xml:space="preserve">Contrasting </w:t>
      </w:r>
    </w:p>
    <w:p w14:paraId="57817AB0" w14:textId="77777777" w:rsidR="009A0DFF" w:rsidRDefault="009A0DFF" w:rsidP="009A0DFF">
      <w:pPr>
        <w:jc w:val="left"/>
      </w:pPr>
      <w:r>
        <w:rPr>
          <w:color w:val="000000"/>
          <w:sz w:val="20"/>
          <w:szCs w:val="20"/>
          <w:highlight w:val="white"/>
        </w:rPr>
        <w:t xml:space="preserve">patterns </w:t>
      </w:r>
    </w:p>
    <w:p w14:paraId="1D4C990B" w14:textId="77777777" w:rsidR="009A0DFF" w:rsidRDefault="009A0DFF" w:rsidP="009A0DFF">
      <w:pPr>
        <w:jc w:val="left"/>
      </w:pPr>
      <w:r>
        <w:rPr>
          <w:color w:val="000000"/>
          <w:sz w:val="20"/>
          <w:szCs w:val="20"/>
          <w:highlight w:val="white"/>
        </w:rPr>
        <w:t xml:space="preserve">of </w:t>
      </w:r>
    </w:p>
    <w:p w14:paraId="1E97EC14" w14:textId="77777777" w:rsidR="009A0DFF" w:rsidRDefault="009A0DFF" w:rsidP="009A0DFF">
      <w:pPr>
        <w:jc w:val="left"/>
      </w:pPr>
      <w:r>
        <w:rPr>
          <w:color w:val="000000"/>
          <w:sz w:val="20"/>
          <w:szCs w:val="20"/>
          <w:highlight w:val="white"/>
        </w:rPr>
        <w:t xml:space="preserve">X-chromosome </w:t>
      </w:r>
    </w:p>
    <w:p w14:paraId="45486DC4" w14:textId="77777777" w:rsidR="009A0DFF" w:rsidRDefault="009A0DFF" w:rsidP="009A0DFF">
      <w:pPr>
        <w:jc w:val="left"/>
      </w:pPr>
      <w:r>
        <w:rPr>
          <w:color w:val="000000"/>
          <w:sz w:val="20"/>
          <w:szCs w:val="20"/>
          <w:highlight w:val="white"/>
        </w:rPr>
        <w:t xml:space="preserve">divergence </w:t>
      </w:r>
    </w:p>
    <w:p w14:paraId="06A7E261" w14:textId="77777777" w:rsidR="009A0DFF" w:rsidRDefault="009A0DFF" w:rsidP="009A0DFF">
      <w:pPr>
        <w:jc w:val="left"/>
      </w:pPr>
      <w:r>
        <w:rPr>
          <w:color w:val="000000"/>
          <w:sz w:val="20"/>
          <w:szCs w:val="20"/>
          <w:highlight w:val="white"/>
        </w:rPr>
        <w:t xml:space="preserve">underlie </w:t>
      </w:r>
    </w:p>
    <w:p w14:paraId="71A46579" w14:textId="77777777" w:rsidR="009A0DFF" w:rsidRDefault="009A0DFF" w:rsidP="009A0DFF">
      <w:pPr>
        <w:jc w:val="left"/>
      </w:pPr>
      <w:r>
        <w:rPr>
          <w:color w:val="000000"/>
          <w:sz w:val="20"/>
          <w:szCs w:val="20"/>
          <w:highlight w:val="white"/>
        </w:rPr>
        <w:t xml:space="preserve">multiple </w:t>
      </w:r>
    </w:p>
    <w:p w14:paraId="4AD5C2AD" w14:textId="77777777" w:rsidR="009A0DFF" w:rsidRDefault="009A0DFF" w:rsidP="009A0DFF">
      <w:pPr>
        <w:jc w:val="left"/>
      </w:pPr>
      <w:r>
        <w:rPr>
          <w:color w:val="000000"/>
          <w:sz w:val="20"/>
          <w:szCs w:val="20"/>
          <w:highlight w:val="white"/>
        </w:rPr>
        <w:t xml:space="preserve">sex-ratio </w:t>
      </w:r>
    </w:p>
    <w:p w14:paraId="059A3A19" w14:textId="77777777" w:rsidR="009A0DFF" w:rsidRDefault="009A0DFF" w:rsidP="009A0DFF">
      <w:pPr>
        <w:jc w:val="left"/>
      </w:pPr>
      <w:r>
        <w:rPr>
          <w:color w:val="000000"/>
          <w:sz w:val="20"/>
          <w:szCs w:val="20"/>
          <w:highlight w:val="white"/>
        </w:rPr>
        <w:t>polymorph</w:t>
      </w:r>
    </w:p>
    <w:p w14:paraId="08B37CFE" w14:textId="77777777" w:rsidR="009A0DFF" w:rsidRDefault="009A0DFF" w:rsidP="009A0DFF">
      <w:pPr>
        <w:jc w:val="left"/>
      </w:pPr>
      <w:r>
        <w:rPr>
          <w:color w:val="000000"/>
          <w:sz w:val="20"/>
          <w:szCs w:val="20"/>
          <w:highlight w:val="white"/>
        </w:rPr>
        <w:t>-</w:t>
      </w:r>
    </w:p>
    <w:p w14:paraId="68CEE0AE" w14:textId="77777777" w:rsidR="009A0DFF" w:rsidRDefault="009A0DFF" w:rsidP="009A0DFF">
      <w:pPr>
        <w:jc w:val="left"/>
      </w:pPr>
      <w:r>
        <w:rPr>
          <w:color w:val="000000"/>
          <w:sz w:val="20"/>
          <w:szCs w:val="20"/>
          <w:highlight w:val="white"/>
        </w:rPr>
        <w:t xml:space="preserve">isms </w:t>
      </w:r>
    </w:p>
    <w:p w14:paraId="638E6D31" w14:textId="77777777" w:rsidR="009A0DFF" w:rsidRDefault="009A0DFF" w:rsidP="009A0DFF">
      <w:pPr>
        <w:jc w:val="left"/>
      </w:pPr>
      <w:r>
        <w:rPr>
          <w:color w:val="000000"/>
          <w:sz w:val="20"/>
          <w:szCs w:val="20"/>
          <w:highlight w:val="white"/>
        </w:rPr>
        <w:t xml:space="preserve">in stalk-eyed </w:t>
      </w:r>
    </w:p>
    <w:p w14:paraId="69FFE5E9" w14:textId="77777777" w:rsidR="009A0DFF" w:rsidRDefault="009A0DFF" w:rsidP="009A0DFF">
      <w:pPr>
        <w:jc w:val="left"/>
      </w:pPr>
      <w:r>
        <w:rPr>
          <w:color w:val="000000"/>
          <w:sz w:val="20"/>
          <w:szCs w:val="20"/>
          <w:highlight w:val="white"/>
        </w:rPr>
        <w:t xml:space="preserve">flies. </w:t>
      </w:r>
    </w:p>
    <w:p w14:paraId="1924182E" w14:textId="77777777" w:rsidR="009A0DFF" w:rsidRDefault="009A0DFF" w:rsidP="009A0DFF">
      <w:pPr>
        <w:jc w:val="left"/>
      </w:pPr>
      <w:r>
        <w:rPr>
          <w:color w:val="000000"/>
          <w:sz w:val="20"/>
          <w:szCs w:val="20"/>
          <w:highlight w:val="white"/>
        </w:rPr>
        <w:t xml:space="preserve">J Evol </w:t>
      </w:r>
    </w:p>
    <w:p w14:paraId="18C04BD8" w14:textId="77777777" w:rsidR="009A0DFF" w:rsidRDefault="009A0DFF" w:rsidP="009A0DFF">
      <w:pPr>
        <w:jc w:val="left"/>
      </w:pPr>
      <w:r>
        <w:rPr>
          <w:color w:val="000000"/>
          <w:sz w:val="20"/>
          <w:szCs w:val="20"/>
          <w:highlight w:val="white"/>
        </w:rPr>
        <w:t xml:space="preserve">Biol. </w:t>
      </w:r>
    </w:p>
    <w:p w14:paraId="167B76FE" w14:textId="77777777" w:rsidR="009A0DFF" w:rsidRDefault="009A0DFF" w:rsidP="009A0DFF">
      <w:pPr>
        <w:jc w:val="left"/>
      </w:pPr>
      <w:r>
        <w:rPr>
          <w:color w:val="000000"/>
          <w:sz w:val="20"/>
          <w:szCs w:val="20"/>
          <w:highlight w:val="white"/>
        </w:rPr>
        <w:t>30:1772–1784.</w:t>
      </w:r>
    </w:p>
  </w:comment>
  <w:comment w:id="88" w:author="Alison Wright" w:date="2024-10-30T14:12:00Z" w:initials="AW">
    <w:p w14:paraId="118DD792" w14:textId="77777777" w:rsidR="00107B86" w:rsidRDefault="00107B86" w:rsidP="00107B86">
      <w:pPr>
        <w:jc w:val="left"/>
      </w:pPr>
      <w:r>
        <w:rPr>
          <w:rStyle w:val="CommentReference"/>
        </w:rPr>
        <w:annotationRef/>
      </w:r>
      <w:r>
        <w:rPr>
          <w:color w:val="000000"/>
          <w:sz w:val="20"/>
          <w:szCs w:val="20"/>
        </w:rPr>
        <w:t>Add</w:t>
      </w:r>
    </w:p>
    <w:p w14:paraId="0993B271" w14:textId="77777777" w:rsidR="00107B86" w:rsidRDefault="00107B86" w:rsidP="00107B86">
      <w:pPr>
        <w:jc w:val="left"/>
      </w:pPr>
    </w:p>
    <w:p w14:paraId="02314796" w14:textId="77777777" w:rsidR="00107B86" w:rsidRDefault="00107B86" w:rsidP="00107B86">
      <w:pPr>
        <w:jc w:val="left"/>
      </w:pPr>
      <w:r>
        <w:rPr>
          <w:color w:val="020202"/>
          <w:sz w:val="20"/>
          <w:szCs w:val="20"/>
          <w:highlight w:val="white"/>
        </w:rPr>
        <w:t>The metabolic costs of meiotic drive</w:t>
      </w:r>
    </w:p>
    <w:p w14:paraId="3793F140" w14:textId="77777777" w:rsidR="00107B86" w:rsidRDefault="00107B86" w:rsidP="00107B86">
      <w:pPr>
        <w:jc w:val="left"/>
      </w:pPr>
      <w:r>
        <w:rPr>
          <w:color w:val="333333"/>
          <w:sz w:val="20"/>
          <w:szCs w:val="20"/>
          <w:highlight w:val="white"/>
        </w:rPr>
        <w:t>Sasha L Bradshaw, Enrique Rodriguez, Hanting Wang, Cyn Thea Yu, Cyril De Villiers De La Noue, Aadil Hafezjee, Andrew Pomiankowski, M. Florencia Camus</w:t>
      </w:r>
    </w:p>
    <w:p w14:paraId="419B0117" w14:textId="77777777" w:rsidR="00107B86" w:rsidRDefault="00107B86" w:rsidP="00107B86">
      <w:pPr>
        <w:jc w:val="left"/>
      </w:pPr>
      <w:r>
        <w:rPr>
          <w:color w:val="333333"/>
          <w:sz w:val="20"/>
          <w:szCs w:val="20"/>
          <w:highlight w:val="white"/>
        </w:rPr>
        <w:t>bioRxiv 2024.10.24.620073; doi: https://doi.org/10.1101/2024.10.24.620073</w:t>
      </w:r>
    </w:p>
    <w:p w14:paraId="1D1825DA" w14:textId="77777777" w:rsidR="00107B86" w:rsidRDefault="00107B86" w:rsidP="00107B86">
      <w:pPr>
        <w:jc w:val="left"/>
      </w:pPr>
    </w:p>
  </w:comment>
  <w:comment w:id="181" w:author="Alison Wright" w:date="2024-10-29T09:57:00Z" w:initials="B">
    <w:p w14:paraId="246B34D3" w14:textId="0AB90BDC" w:rsidR="0044089A" w:rsidRDefault="0044089A" w:rsidP="0044089A">
      <w:pPr>
        <w:jc w:val="left"/>
      </w:pPr>
      <w:r>
        <w:rPr>
          <w:rStyle w:val="CommentReference"/>
        </w:rPr>
        <w:annotationRef/>
      </w:r>
      <w:r>
        <w:rPr>
          <w:color w:val="000000"/>
          <w:sz w:val="20"/>
          <w:szCs w:val="20"/>
        </w:rPr>
        <w:t>Add:</w:t>
      </w:r>
    </w:p>
    <w:p w14:paraId="3FD6494F" w14:textId="77777777" w:rsidR="0044089A" w:rsidRDefault="0044089A" w:rsidP="0044089A">
      <w:pPr>
        <w:jc w:val="left"/>
      </w:pPr>
    </w:p>
    <w:p w14:paraId="1AC7408E" w14:textId="77777777" w:rsidR="0044089A" w:rsidRDefault="0044089A" w:rsidP="0044089A">
      <w:pPr>
        <w:jc w:val="left"/>
      </w:pPr>
      <w:r>
        <w:rPr>
          <w:sz w:val="20"/>
          <w:szCs w:val="20"/>
        </w:rPr>
        <w:t>Vibranovski MD, Lopes HF, Karr TL, Long M. Stage-specific expression profiling of Drosophila sper-</w:t>
      </w:r>
    </w:p>
    <w:p w14:paraId="69044DCB" w14:textId="77777777" w:rsidR="0044089A" w:rsidRDefault="0044089A" w:rsidP="0044089A">
      <w:pPr>
        <w:jc w:val="left"/>
      </w:pPr>
      <w:r>
        <w:rPr>
          <w:sz w:val="20"/>
          <w:szCs w:val="20"/>
        </w:rPr>
        <w:t>matogenesis suggests that meiotic sex chromosome inactivation drives genomic relocation of testis-</w:t>
      </w:r>
    </w:p>
    <w:p w14:paraId="65294627" w14:textId="77777777" w:rsidR="0044089A" w:rsidRDefault="0044089A" w:rsidP="0044089A">
      <w:pPr>
        <w:jc w:val="left"/>
      </w:pPr>
      <w:r>
        <w:rPr>
          <w:sz w:val="20"/>
          <w:szCs w:val="20"/>
        </w:rPr>
        <w:t>expressed genes. PLoS Genet. 2009; 5:e1000731. https://doi.org/10.1371/journal.pgen.1000731</w:t>
      </w:r>
    </w:p>
    <w:p w14:paraId="1CFD1FAA" w14:textId="77777777" w:rsidR="0044089A" w:rsidRDefault="0044089A" w:rsidP="0044089A">
      <w:pPr>
        <w:jc w:val="left"/>
      </w:pPr>
      <w:r>
        <w:rPr>
          <w:sz w:val="20"/>
          <w:szCs w:val="20"/>
        </w:rPr>
        <w:t>PMID: 19936020</w:t>
      </w:r>
    </w:p>
  </w:comment>
  <w:comment w:id="182" w:author="Alison Wright" w:date="2024-10-29T14:08:00Z" w:initials="B">
    <w:p w14:paraId="2A0D69B4" w14:textId="77777777" w:rsidR="004205D4" w:rsidRDefault="004205D4" w:rsidP="004205D4">
      <w:pPr>
        <w:jc w:val="left"/>
      </w:pPr>
      <w:r>
        <w:rPr>
          <w:rStyle w:val="CommentReference"/>
        </w:rPr>
        <w:annotationRef/>
      </w:r>
      <w:r>
        <w:rPr>
          <w:b/>
          <w:bCs/>
          <w:color w:val="000000"/>
          <w:sz w:val="20"/>
          <w:szCs w:val="20"/>
        </w:rPr>
        <w:t>AndersonJT, HenikoffS, AhmadK. Chromosome-specific maturation of the epigenome in the Drosophila male germline. eLife.2023Nov30;12:RP89373.</w:t>
      </w:r>
    </w:p>
    <w:p w14:paraId="6804BCF7" w14:textId="77777777" w:rsidR="004205D4" w:rsidRDefault="004205D4" w:rsidP="004205D4">
      <w:pPr>
        <w:jc w:val="left"/>
      </w:pPr>
    </w:p>
  </w:comment>
  <w:comment w:id="183" w:author="Alison Wright" w:date="2024-10-29T14:11:00Z" w:initials="B">
    <w:p w14:paraId="4EC7C644" w14:textId="77777777" w:rsidR="004205D4" w:rsidRDefault="004205D4" w:rsidP="004205D4">
      <w:pPr>
        <w:jc w:val="left"/>
      </w:pPr>
      <w:r>
        <w:rPr>
          <w:rStyle w:val="CommentReference"/>
        </w:rPr>
        <w:annotationRef/>
      </w:r>
      <w:r>
        <w:rPr>
          <w:color w:val="000000"/>
          <w:sz w:val="20"/>
          <w:szCs w:val="20"/>
        </w:rPr>
        <w:t>https://app.readcube.com/library/106fae36-3a4f-4675-831e-95f1e2127b52/item/c0fac49f-877c-46f5-bee2-50af862095f8</w:t>
      </w:r>
    </w:p>
  </w:comment>
  <w:comment w:id="226" w:author="Alison Wright" w:date="2024-10-29T14:18:00Z" w:initials="B">
    <w:p w14:paraId="1A67B8CF" w14:textId="77777777" w:rsidR="006711CE" w:rsidRDefault="006711CE" w:rsidP="006711CE">
      <w:pPr>
        <w:jc w:val="left"/>
      </w:pPr>
      <w:r>
        <w:rPr>
          <w:rStyle w:val="CommentReference"/>
        </w:rPr>
        <w:annotationRef/>
      </w:r>
      <w:r>
        <w:rPr>
          <w:b/>
          <w:bCs/>
          <w:color w:val="000000"/>
          <w:sz w:val="20"/>
          <w:szCs w:val="20"/>
        </w:rPr>
        <w:t>Elkrewi, M. &amp; Vicoso, B. Single-nucleus atlas of the Artemia female reproductive system suggests germline repression of the Z chromosome. PLOS Genet. 20, e1011376 (2024).</w:t>
      </w:r>
    </w:p>
    <w:p w14:paraId="2EFF42B4" w14:textId="77777777" w:rsidR="006711CE" w:rsidRDefault="006711CE" w:rsidP="006711CE">
      <w:pPr>
        <w:jc w:val="left"/>
      </w:pPr>
    </w:p>
  </w:comment>
  <w:comment w:id="237" w:author="Alison E Wright" w:date="2024-10-14T11:38:00Z" w:initials="">
    <w:p w14:paraId="48D9B7F7" w14:textId="0D4412A9" w:rsidR="00F97498" w:rsidRDefault="00F97498" w:rsidP="00F97498">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Baker, R. H. &amp; Wilkinson, G. S. Comparative Genomic Hybridization (CGH) Reveals a Neo-X Chromosome and Biased Gene Movement in Stalk-Eyed Flies (Genus Teleopsis). Plos Genet 6, e1001121 (2010).</w:t>
      </w:r>
    </w:p>
  </w:comment>
  <w:comment w:id="243" w:author="Alison Wright" w:date="2024-10-29T10:02:00Z" w:initials="B">
    <w:p w14:paraId="084B531D" w14:textId="77777777" w:rsidR="00F97498" w:rsidRDefault="00F97498" w:rsidP="00F97498">
      <w:pPr>
        <w:jc w:val="left"/>
      </w:pPr>
      <w:r>
        <w:rPr>
          <w:rStyle w:val="CommentReference"/>
        </w:rPr>
        <w:annotationRef/>
      </w:r>
      <w:r>
        <w:rPr>
          <w:color w:val="000000"/>
          <w:sz w:val="20"/>
          <w:szCs w:val="20"/>
        </w:rPr>
        <w:t xml:space="preserve">Add </w:t>
      </w:r>
    </w:p>
    <w:p w14:paraId="4CC02958" w14:textId="77777777" w:rsidR="00F97498" w:rsidRDefault="00F97498" w:rsidP="00F97498">
      <w:pPr>
        <w:jc w:val="left"/>
      </w:pPr>
    </w:p>
    <w:p w14:paraId="73A6C9B0" w14:textId="77777777" w:rsidR="00F97498" w:rsidRDefault="00F97498" w:rsidP="00F97498">
      <w:pPr>
        <w:jc w:val="left"/>
      </w:pPr>
      <w:r>
        <w:rPr>
          <w:color w:val="000000"/>
          <w:sz w:val="20"/>
          <w:szCs w:val="20"/>
        </w:rPr>
        <w:t>Turner 2007</w:t>
      </w:r>
    </w:p>
  </w:comment>
  <w:comment w:id="262" w:author="Alison Wright" w:date="2024-10-29T12:34:00Z" w:initials="B">
    <w:p w14:paraId="244D6D26" w14:textId="77777777" w:rsidR="003E6784" w:rsidRDefault="003E6784" w:rsidP="003E6784">
      <w:pPr>
        <w:jc w:val="left"/>
      </w:pPr>
      <w:r>
        <w:rPr>
          <w:rStyle w:val="CommentReference"/>
        </w:rPr>
        <w:annotationRef/>
      </w:r>
      <w:r>
        <w:rPr>
          <w:color w:val="000000"/>
          <w:sz w:val="20"/>
          <w:szCs w:val="20"/>
        </w:rPr>
        <w:t>Add</w:t>
      </w:r>
    </w:p>
    <w:p w14:paraId="4961046D" w14:textId="77777777" w:rsidR="003E6784" w:rsidRDefault="003E6784" w:rsidP="003E6784">
      <w:pPr>
        <w:jc w:val="left"/>
      </w:pPr>
    </w:p>
    <w:p w14:paraId="29F3973A" w14:textId="77777777" w:rsidR="003E6784" w:rsidRDefault="003E6784" w:rsidP="003E6784">
      <w:pPr>
        <w:jc w:val="left"/>
      </w:pPr>
      <w:r>
        <w:rPr>
          <w:b/>
          <w:bCs/>
          <w:color w:val="000000"/>
          <w:sz w:val="20"/>
          <w:szCs w:val="20"/>
        </w:rPr>
        <w:t xml:space="preserve">Mahadevaraju S, Fear JM, Akeju M, Galletta BJ, Pinheiro MMLS, Avelino CC, et al. Dynamic sex chromosome expression in Drosophila male germ cells. Nat Commun. 2021; 12:892. </w:t>
      </w:r>
      <w:hyperlink r:id="rId7" w:history="1">
        <w:r w:rsidRPr="008171F9">
          <w:rPr>
            <w:rStyle w:val="Hyperlink"/>
            <w:b/>
            <w:bCs/>
            <w:sz w:val="20"/>
            <w:szCs w:val="20"/>
          </w:rPr>
          <w:t>https://doi.org/10</w:t>
        </w:r>
      </w:hyperlink>
      <w:r>
        <w:rPr>
          <w:b/>
          <w:bCs/>
          <w:color w:val="000000"/>
          <w:sz w:val="20"/>
          <w:szCs w:val="20"/>
        </w:rPr>
        <w:t>. 1038/s41467-021-20897-y PMID: 33563972</w:t>
      </w:r>
    </w:p>
    <w:p w14:paraId="1EA7C24C" w14:textId="77777777" w:rsidR="003E6784" w:rsidRDefault="003E6784" w:rsidP="003E6784">
      <w:pPr>
        <w:jc w:val="left"/>
      </w:pPr>
    </w:p>
  </w:comment>
  <w:comment w:id="307" w:author="Alison Wright" w:date="2024-10-29T10:57:00Z" w:initials="B">
    <w:p w14:paraId="7C17B981" w14:textId="0F8423A3" w:rsidR="00165E8C" w:rsidRDefault="00165E8C" w:rsidP="00165E8C">
      <w:pPr>
        <w:jc w:val="left"/>
      </w:pPr>
      <w:r>
        <w:rPr>
          <w:rStyle w:val="CommentReference"/>
        </w:rPr>
        <w:annotationRef/>
      </w:r>
      <w:hyperlink r:id="rId8" w:history="1">
        <w:r w:rsidRPr="00E24BC8">
          <w:rPr>
            <w:rStyle w:val="Hyperlink"/>
            <w:b/>
            <w:bCs/>
            <w:sz w:val="20"/>
            <w:szCs w:val="20"/>
          </w:rPr>
          <w:t xml:space="preserve">Witt, E., Shao, Z., Hu, C., Krause, H. M., &amp; Zhao, L. (2021). Single-cell RNA-sequencing reveals pre-meiotic X-chromosome dosage compensation in Drosophila testis. </w:t>
        </w:r>
      </w:hyperlink>
      <w:hyperlink r:id="rId9" w:history="1">
        <w:r w:rsidRPr="00E24BC8">
          <w:rPr>
            <w:rStyle w:val="Hyperlink"/>
            <w:b/>
            <w:bCs/>
            <w:i/>
            <w:iCs/>
            <w:sz w:val="20"/>
            <w:szCs w:val="20"/>
          </w:rPr>
          <w:t>PLoS Genetics</w:t>
        </w:r>
      </w:hyperlink>
      <w:hyperlink r:id="rId10" w:history="1">
        <w:r w:rsidRPr="00E24BC8">
          <w:rPr>
            <w:rStyle w:val="Hyperlink"/>
            <w:b/>
            <w:bCs/>
            <w:sz w:val="20"/>
            <w:szCs w:val="20"/>
          </w:rPr>
          <w:t xml:space="preserve">, </w:t>
        </w:r>
      </w:hyperlink>
      <w:hyperlink r:id="rId11" w:history="1">
        <w:r w:rsidRPr="00E24BC8">
          <w:rPr>
            <w:rStyle w:val="Hyperlink"/>
            <w:b/>
            <w:bCs/>
            <w:i/>
            <w:iCs/>
            <w:sz w:val="20"/>
            <w:szCs w:val="20"/>
          </w:rPr>
          <w:t>17</w:t>
        </w:r>
      </w:hyperlink>
      <w:hyperlink r:id="rId12" w:history="1">
        <w:r w:rsidRPr="00E24BC8">
          <w:rPr>
            <w:rStyle w:val="Hyperlink"/>
            <w:b/>
            <w:bCs/>
            <w:sz w:val="20"/>
            <w:szCs w:val="20"/>
          </w:rPr>
          <w:t>(8), e1009728.</w:t>
        </w:r>
      </w:hyperlink>
    </w:p>
    <w:p w14:paraId="579A27C2" w14:textId="77777777" w:rsidR="00165E8C" w:rsidRDefault="00165E8C" w:rsidP="00165E8C">
      <w:pPr>
        <w:jc w:val="left"/>
      </w:pPr>
    </w:p>
  </w:comment>
  <w:comment w:id="338" w:author="Alison Wright" w:date="2024-10-30T13:55:00Z" w:initials="AW">
    <w:p w14:paraId="61CD5E30" w14:textId="77777777" w:rsidR="009A0DFF" w:rsidRDefault="009A0DFF" w:rsidP="009A0DFF">
      <w:pPr>
        <w:jc w:val="left"/>
      </w:pPr>
      <w:r>
        <w:rPr>
          <w:rStyle w:val="CommentReference"/>
        </w:rPr>
        <w:annotationRef/>
      </w:r>
      <w:r>
        <w:rPr>
          <w:color w:val="000000"/>
          <w:sz w:val="20"/>
          <w:szCs w:val="20"/>
        </w:rPr>
        <w:t xml:space="preserve">Add Reinhardt et al.,2023 </w:t>
      </w:r>
    </w:p>
  </w:comment>
  <w:comment w:id="380" w:author="Alison Wright" w:date="2024-10-29T10:55:00Z" w:initials="B">
    <w:p w14:paraId="23D8E1A0" w14:textId="536336D1" w:rsidR="00165E8C" w:rsidRDefault="00165E8C" w:rsidP="00165E8C">
      <w:pPr>
        <w:jc w:val="left"/>
      </w:pPr>
      <w:r>
        <w:rPr>
          <w:rStyle w:val="CommentReference"/>
        </w:rPr>
        <w:annotationRef/>
      </w:r>
      <w:hyperlink r:id="rId13" w:history="1">
        <w:r w:rsidRPr="008B71AC">
          <w:rPr>
            <w:rStyle w:val="Hyperlink"/>
            <w:b/>
            <w:bCs/>
            <w:sz w:val="20"/>
            <w:szCs w:val="20"/>
          </w:rPr>
          <w:t xml:space="preserve">Witt, E., Shao, Z., Hu, C., Krause, H. M., &amp; Zhao, L. (2021). Single-cell RNA-sequencing reveals pre-meiotic X-chromosome dosage compensation in Drosophila testis. </w:t>
        </w:r>
      </w:hyperlink>
      <w:hyperlink r:id="rId14" w:history="1">
        <w:r w:rsidRPr="008B71AC">
          <w:rPr>
            <w:rStyle w:val="Hyperlink"/>
            <w:b/>
            <w:bCs/>
            <w:i/>
            <w:iCs/>
            <w:sz w:val="20"/>
            <w:szCs w:val="20"/>
          </w:rPr>
          <w:t>PLoS Genetics</w:t>
        </w:r>
      </w:hyperlink>
      <w:hyperlink r:id="rId15" w:history="1">
        <w:r w:rsidRPr="008B71AC">
          <w:rPr>
            <w:rStyle w:val="Hyperlink"/>
            <w:b/>
            <w:bCs/>
            <w:sz w:val="20"/>
            <w:szCs w:val="20"/>
          </w:rPr>
          <w:t xml:space="preserve">, </w:t>
        </w:r>
      </w:hyperlink>
      <w:hyperlink r:id="rId16" w:history="1">
        <w:r w:rsidRPr="008B71AC">
          <w:rPr>
            <w:rStyle w:val="Hyperlink"/>
            <w:b/>
            <w:bCs/>
            <w:i/>
            <w:iCs/>
            <w:sz w:val="20"/>
            <w:szCs w:val="20"/>
          </w:rPr>
          <w:t>17</w:t>
        </w:r>
      </w:hyperlink>
      <w:hyperlink r:id="rId17" w:history="1">
        <w:r w:rsidRPr="008B71AC">
          <w:rPr>
            <w:rStyle w:val="Hyperlink"/>
            <w:b/>
            <w:bCs/>
            <w:sz w:val="20"/>
            <w:szCs w:val="20"/>
          </w:rPr>
          <w:t>(8), e1009728.</w:t>
        </w:r>
      </w:hyperlink>
    </w:p>
    <w:p w14:paraId="2CB0C553" w14:textId="77777777" w:rsidR="00165E8C" w:rsidRDefault="00165E8C" w:rsidP="00165E8C">
      <w:pPr>
        <w:jc w:val="left"/>
      </w:pPr>
    </w:p>
  </w:comment>
  <w:comment w:id="424" w:author="Alison Wright" w:date="2024-10-29T15:58:00Z" w:initials="B">
    <w:p w14:paraId="398B72BA" w14:textId="77777777" w:rsidR="003816F2" w:rsidRDefault="003816F2" w:rsidP="003816F2">
      <w:pPr>
        <w:jc w:val="left"/>
      </w:pPr>
      <w:r>
        <w:rPr>
          <w:rStyle w:val="CommentReference"/>
        </w:rPr>
        <w:annotationRef/>
      </w:r>
      <w:r>
        <w:rPr>
          <w:color w:val="000000"/>
          <w:sz w:val="20"/>
          <w:szCs w:val="20"/>
        </w:rPr>
        <w:t>Add Jerry paper reference</w:t>
      </w:r>
    </w:p>
  </w:comment>
  <w:comment w:id="437" w:author="Alison Wright" w:date="2024-10-30T13:37:00Z" w:initials="AW">
    <w:p w14:paraId="2E6862F2" w14:textId="77777777" w:rsidR="009A0DFF" w:rsidRDefault="009A0DFF" w:rsidP="009A0DFF">
      <w:pPr>
        <w:jc w:val="left"/>
      </w:pPr>
      <w:r>
        <w:rPr>
          <w:rStyle w:val="CommentReference"/>
        </w:rPr>
        <w:annotationRef/>
      </w:r>
      <w:r>
        <w:rPr>
          <w:color w:val="000000"/>
          <w:sz w:val="20"/>
          <w:szCs w:val="20"/>
        </w:rPr>
        <w:t>Was JASPer not expressed or just not differentially expressed?</w:t>
      </w:r>
    </w:p>
  </w:comment>
  <w:comment w:id="442" w:author="Alison Wright" w:date="2024-10-30T12:14:00Z" w:initials="AW">
    <w:p w14:paraId="2C189C5F" w14:textId="60275510" w:rsidR="004B3C5D" w:rsidRDefault="004B3C5D" w:rsidP="004B3C5D">
      <w:pPr>
        <w:jc w:val="left"/>
      </w:pPr>
      <w:r>
        <w:rPr>
          <w:rStyle w:val="CommentReference"/>
        </w:rPr>
        <w:annotationRef/>
      </w:r>
      <w:r>
        <w:rPr>
          <w:color w:val="000000"/>
          <w:sz w:val="20"/>
          <w:szCs w:val="20"/>
        </w:rPr>
        <w:t>In panel d, it should be X chromosome not X-chromosome</w:t>
      </w:r>
    </w:p>
  </w:comment>
  <w:comment w:id="474" w:author="Alison Wright" w:date="2024-10-30T13:54:00Z" w:initials="AW">
    <w:p w14:paraId="7AD92F71" w14:textId="77777777" w:rsidR="009A0DFF" w:rsidRDefault="009A0DFF" w:rsidP="009A0DFF">
      <w:pPr>
        <w:jc w:val="left"/>
      </w:pPr>
      <w:r>
        <w:rPr>
          <w:rStyle w:val="CommentReference"/>
        </w:rPr>
        <w:annotationRef/>
      </w:r>
      <w:r>
        <w:rPr>
          <w:color w:val="000000"/>
          <w:sz w:val="20"/>
          <w:szCs w:val="20"/>
        </w:rPr>
        <w:t xml:space="preserve">Add Reinhardt et al., 2023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372EB7" w15:done="0"/>
  <w15:commentEx w15:paraId="05D87284" w15:done="0"/>
  <w15:commentEx w15:paraId="167B76FE" w15:done="0"/>
  <w15:commentEx w15:paraId="1D1825DA" w15:done="0"/>
  <w15:commentEx w15:paraId="1CFD1FAA" w15:done="0"/>
  <w15:commentEx w15:paraId="6804BCF7" w15:paraIdParent="1CFD1FAA" w15:done="0"/>
  <w15:commentEx w15:paraId="4EC7C644" w15:paraIdParent="1CFD1FAA" w15:done="0"/>
  <w15:commentEx w15:paraId="2EFF42B4" w15:done="0"/>
  <w15:commentEx w15:paraId="48D9B7F7" w15:done="0"/>
  <w15:commentEx w15:paraId="73A6C9B0" w15:done="0"/>
  <w15:commentEx w15:paraId="1EA7C24C" w15:done="0"/>
  <w15:commentEx w15:paraId="579A27C2" w15:done="0"/>
  <w15:commentEx w15:paraId="61CD5E30" w15:done="0"/>
  <w15:commentEx w15:paraId="2CB0C553" w15:done="0"/>
  <w15:commentEx w15:paraId="398B72BA" w15:done="0"/>
  <w15:commentEx w15:paraId="2E6862F2" w15:done="0"/>
  <w15:commentEx w15:paraId="2C189C5F" w15:done="0"/>
  <w15:commentEx w15:paraId="7AD92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027FBA" w16cex:dateUtc="2024-10-30T13:44:00Z"/>
  <w16cex:commentExtensible w16cex:durableId="63CA4CE7" w16cex:dateUtc="2024-10-29T15:12:00Z"/>
  <w16cex:commentExtensible w16cex:durableId="3EBAC4B7" w16cex:dateUtc="2024-10-30T13:51:00Z"/>
  <w16cex:commentExtensible w16cex:durableId="3CCA4A9B" w16cex:dateUtc="2024-10-30T14:12:00Z"/>
  <w16cex:commentExtensible w16cex:durableId="4C2F270A" w16cex:dateUtc="2024-10-29T09:57:00Z"/>
  <w16cex:commentExtensible w16cex:durableId="6A0F16DE" w16cex:dateUtc="2024-10-29T14:08:00Z"/>
  <w16cex:commentExtensible w16cex:durableId="34E0373C" w16cex:dateUtc="2024-10-29T14:11:00Z"/>
  <w16cex:commentExtensible w16cex:durableId="27E4298A" w16cex:dateUtc="2024-10-29T14:18:00Z"/>
  <w16cex:commentExtensible w16cex:durableId="7CFB3AA8" w16cex:dateUtc="2024-10-29T10:02:00Z"/>
  <w16cex:commentExtensible w16cex:durableId="43BC7142" w16cex:dateUtc="2024-10-29T12:34:00Z"/>
  <w16cex:commentExtensible w16cex:durableId="47340D0C" w16cex:dateUtc="2024-10-29T10:57:00Z"/>
  <w16cex:commentExtensible w16cex:durableId="16EB23C2" w16cex:dateUtc="2024-10-30T13:55:00Z"/>
  <w16cex:commentExtensible w16cex:durableId="505A061D" w16cex:dateUtc="2024-10-29T10:55:00Z"/>
  <w16cex:commentExtensible w16cex:durableId="39BB8135" w16cex:dateUtc="2024-10-29T15:58:00Z"/>
  <w16cex:commentExtensible w16cex:durableId="54D143E6" w16cex:dateUtc="2024-10-30T13:37:00Z"/>
  <w16cex:commentExtensible w16cex:durableId="0017C554" w16cex:dateUtc="2024-10-30T12:14:00Z"/>
  <w16cex:commentExtensible w16cex:durableId="0D1DD4C4" w16cex:dateUtc="2024-10-30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372EB7" w16cid:durableId="70027FBA"/>
  <w16cid:commentId w16cid:paraId="05D87284" w16cid:durableId="63CA4CE7"/>
  <w16cid:commentId w16cid:paraId="167B76FE" w16cid:durableId="3EBAC4B7"/>
  <w16cid:commentId w16cid:paraId="1D1825DA" w16cid:durableId="3CCA4A9B"/>
  <w16cid:commentId w16cid:paraId="1CFD1FAA" w16cid:durableId="4C2F270A"/>
  <w16cid:commentId w16cid:paraId="6804BCF7" w16cid:durableId="6A0F16DE"/>
  <w16cid:commentId w16cid:paraId="4EC7C644" w16cid:durableId="34E0373C"/>
  <w16cid:commentId w16cid:paraId="2EFF42B4" w16cid:durableId="27E4298A"/>
  <w16cid:commentId w16cid:paraId="48D9B7F7" w16cid:durableId="2ABB6E62"/>
  <w16cid:commentId w16cid:paraId="73A6C9B0" w16cid:durableId="7CFB3AA8"/>
  <w16cid:commentId w16cid:paraId="1EA7C24C" w16cid:durableId="43BC7142"/>
  <w16cid:commentId w16cid:paraId="579A27C2" w16cid:durableId="47340D0C"/>
  <w16cid:commentId w16cid:paraId="61CD5E30" w16cid:durableId="16EB23C2"/>
  <w16cid:commentId w16cid:paraId="2CB0C553" w16cid:durableId="505A061D"/>
  <w16cid:commentId w16cid:paraId="398B72BA" w16cid:durableId="39BB8135"/>
  <w16cid:commentId w16cid:paraId="2E6862F2" w16cid:durableId="54D143E6"/>
  <w16cid:commentId w16cid:paraId="2C189C5F" w16cid:durableId="0017C554"/>
  <w16cid:commentId w16cid:paraId="7AD92F71" w16cid:durableId="0D1DD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DBCA9" w14:textId="77777777" w:rsidR="005743A8" w:rsidRDefault="005743A8">
      <w:pPr>
        <w:spacing w:after="0" w:line="240" w:lineRule="auto"/>
      </w:pPr>
      <w:r>
        <w:separator/>
      </w:r>
    </w:p>
  </w:endnote>
  <w:endnote w:type="continuationSeparator" w:id="0">
    <w:p w14:paraId="5A09E4BA" w14:textId="77777777" w:rsidR="005743A8" w:rsidRDefault="00574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embedRegular r:id="rId5" w:fontKey="{9D327D3C-A88B-154C-88B4-43E2B3C12764}"/>
    <w:embedBold r:id="rId6" w:fontKey="{819EDCB8-3C96-3940-885F-2EA9460401F6}"/>
  </w:font>
  <w:font w:name="Arial">
    <w:panose1 w:val="020B0604020202020204"/>
    <w:charset w:val="00"/>
    <w:family w:val="swiss"/>
    <w:pitch w:val="variable"/>
    <w:sig w:usb0="E0002AFF" w:usb1="C0007843" w:usb2="00000009" w:usb3="00000000" w:csb0="000001FF" w:csb1="00000000"/>
    <w:embedRegular r:id="rId7" w:fontKey="{30C3DFDD-1B54-0B47-B7DC-916FFE94B97B}"/>
  </w:font>
  <w:font w:name="Calibri">
    <w:panose1 w:val="020F0502020204030204"/>
    <w:charset w:val="00"/>
    <w:family w:val="swiss"/>
    <w:pitch w:val="variable"/>
    <w:sig w:usb0="E0002AFF" w:usb1="C000247B" w:usb2="00000009" w:usb3="00000000" w:csb0="000001FF" w:csb1="00000000"/>
    <w:embedRegular r:id="rId8" w:fontKey="{63D42F5E-F13A-B246-941B-3727471D9D4E}"/>
  </w:font>
  <w:font w:name="Cambria">
    <w:panose1 w:val="02040503050406030204"/>
    <w:charset w:val="00"/>
    <w:family w:val="roman"/>
    <w:pitch w:val="variable"/>
    <w:sig w:usb0="E00002FF" w:usb1="400004FF" w:usb2="00000000" w:usb3="00000000" w:csb0="0000019F" w:csb1="00000000"/>
    <w:embedRegular r:id="rId9" w:fontKey="{FC3BCD39-C6B0-6941-90E0-FF49169BD0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534" w:author="Alison Wright" w:date="2024-10-29T15:36:00Z"/>
  <w:sdt>
    <w:sdtPr>
      <w:rPr>
        <w:rStyle w:val="PageNumber"/>
      </w:rPr>
      <w:id w:val="-1030262946"/>
      <w:docPartObj>
        <w:docPartGallery w:val="Page Numbers (Bottom of Page)"/>
        <w:docPartUnique/>
      </w:docPartObj>
    </w:sdtPr>
    <w:sdtEndPr>
      <w:rPr>
        <w:rStyle w:val="PageNumber"/>
      </w:rPr>
    </w:sdtEndPr>
    <w:sdtContent>
      <w:customXmlInsRangeEnd w:id="534"/>
      <w:p w14:paraId="69C49F95" w14:textId="08EC036B" w:rsidR="000C3E6F" w:rsidRDefault="000C3E6F" w:rsidP="00473914">
        <w:pPr>
          <w:pStyle w:val="Footer"/>
          <w:framePr w:wrap="none" w:vAnchor="text" w:hAnchor="margin" w:xAlign="right" w:y="1"/>
          <w:rPr>
            <w:ins w:id="535" w:author="Alison Wright" w:date="2024-10-29T15:36:00Z" w16du:dateUtc="2024-10-29T15:36:00Z"/>
            <w:rStyle w:val="PageNumber"/>
          </w:rPr>
        </w:pPr>
        <w:ins w:id="536" w:author="Alison Wright" w:date="2024-10-29T15:36:00Z" w16du:dateUtc="2024-10-29T15:36:00Z">
          <w:r>
            <w:rPr>
              <w:rStyle w:val="PageNumber"/>
            </w:rPr>
            <w:fldChar w:fldCharType="begin"/>
          </w:r>
          <w:r>
            <w:rPr>
              <w:rStyle w:val="PageNumber"/>
            </w:rPr>
            <w:instrText xml:space="preserve"> PAGE </w:instrText>
          </w:r>
          <w:r>
            <w:rPr>
              <w:rStyle w:val="PageNumber"/>
            </w:rPr>
            <w:fldChar w:fldCharType="end"/>
          </w:r>
        </w:ins>
      </w:p>
      <w:customXmlInsRangeStart w:id="537" w:author="Alison Wright" w:date="2024-10-29T15:36:00Z"/>
    </w:sdtContent>
  </w:sdt>
  <w:customXmlInsRangeEnd w:id="537"/>
  <w:p w14:paraId="358C7DD8" w14:textId="77777777" w:rsidR="000C3E6F" w:rsidRDefault="000C3E6F">
    <w:pPr>
      <w:pStyle w:val="Footer"/>
      <w:ind w:right="360"/>
      <w:pPrChange w:id="538" w:author="Alison Wright" w:date="2024-10-29T15:36:00Z" w16du:dateUtc="2024-10-29T15:3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539" w:author="Alison Wright" w:date="2024-10-29T15:36:00Z"/>
  <w:sdt>
    <w:sdtPr>
      <w:rPr>
        <w:rStyle w:val="PageNumber"/>
      </w:rPr>
      <w:id w:val="-1613122144"/>
      <w:docPartObj>
        <w:docPartGallery w:val="Page Numbers (Bottom of Page)"/>
        <w:docPartUnique/>
      </w:docPartObj>
    </w:sdtPr>
    <w:sdtEndPr>
      <w:rPr>
        <w:rStyle w:val="PageNumber"/>
      </w:rPr>
    </w:sdtEndPr>
    <w:sdtContent>
      <w:customXmlInsRangeEnd w:id="539"/>
      <w:p w14:paraId="605D4C4B" w14:textId="651C52AC" w:rsidR="000C3E6F" w:rsidRDefault="000C3E6F" w:rsidP="00473914">
        <w:pPr>
          <w:pStyle w:val="Footer"/>
          <w:framePr w:wrap="none" w:vAnchor="text" w:hAnchor="margin" w:xAlign="right" w:y="1"/>
          <w:rPr>
            <w:ins w:id="540" w:author="Alison Wright" w:date="2024-10-29T15:36:00Z" w16du:dateUtc="2024-10-29T15:36:00Z"/>
            <w:rStyle w:val="PageNumber"/>
          </w:rPr>
        </w:pPr>
        <w:ins w:id="541" w:author="Alison Wright" w:date="2024-10-29T15:36:00Z" w16du:dateUtc="2024-10-29T15:36:00Z">
          <w:r>
            <w:rPr>
              <w:rStyle w:val="PageNumber"/>
            </w:rPr>
            <w:fldChar w:fldCharType="begin"/>
          </w:r>
          <w:r>
            <w:rPr>
              <w:rStyle w:val="PageNumber"/>
            </w:rPr>
            <w:instrText xml:space="preserve"> PAGE </w:instrText>
          </w:r>
        </w:ins>
        <w:r>
          <w:rPr>
            <w:rStyle w:val="PageNumber"/>
          </w:rPr>
          <w:fldChar w:fldCharType="separate"/>
        </w:r>
        <w:r>
          <w:rPr>
            <w:rStyle w:val="PageNumber"/>
            <w:noProof/>
          </w:rPr>
          <w:t>3</w:t>
        </w:r>
        <w:ins w:id="542" w:author="Alison Wright" w:date="2024-10-29T15:36:00Z" w16du:dateUtc="2024-10-29T15:36:00Z">
          <w:r>
            <w:rPr>
              <w:rStyle w:val="PageNumber"/>
            </w:rPr>
            <w:fldChar w:fldCharType="end"/>
          </w:r>
        </w:ins>
      </w:p>
      <w:customXmlInsRangeStart w:id="543" w:author="Alison Wright" w:date="2024-10-29T15:36:00Z"/>
    </w:sdtContent>
  </w:sdt>
  <w:customXmlInsRangeEnd w:id="543"/>
  <w:p w14:paraId="41F4558E" w14:textId="77777777" w:rsidR="00A52ACD" w:rsidRDefault="00A52ACD">
    <w:pPr>
      <w:ind w:right="360"/>
      <w:pPrChange w:id="544" w:author="Alison Wright" w:date="2024-10-29T15:36:00Z" w16du:dateUtc="2024-10-29T15:36: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52CEF" w14:textId="77777777" w:rsidR="005743A8" w:rsidRDefault="005743A8">
      <w:pPr>
        <w:spacing w:after="0" w:line="240" w:lineRule="auto"/>
      </w:pPr>
      <w:r>
        <w:separator/>
      </w:r>
    </w:p>
  </w:footnote>
  <w:footnote w:type="continuationSeparator" w:id="0">
    <w:p w14:paraId="2F7F7836" w14:textId="77777777" w:rsidR="005743A8" w:rsidRDefault="00574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C1813" w14:textId="77777777" w:rsidR="00A52ACD" w:rsidRDefault="00A52ACD"/>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ison Wright">
    <w15:presenceInfo w15:providerId="AD" w15:userId="S::a.e.wright@sheffield.ac.uk::a33c898d-a80e-4c71-a4c2-ecc6a3853a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A751O811K291H922"/>
    <w:docVar w:name="paperpile-doc-name" w:val="The single-cell consequences of an X-linked meiotic driver in stalk-eyed flies PETER 041124.docx"/>
  </w:docVars>
  <w:rsids>
    <w:rsidRoot w:val="00A52ACD"/>
    <w:rsid w:val="0001165E"/>
    <w:rsid w:val="0002207C"/>
    <w:rsid w:val="0004141D"/>
    <w:rsid w:val="000C3E6F"/>
    <w:rsid w:val="00107B86"/>
    <w:rsid w:val="0011348D"/>
    <w:rsid w:val="001351FA"/>
    <w:rsid w:val="00164FB0"/>
    <w:rsid w:val="00165E8C"/>
    <w:rsid w:val="001B0454"/>
    <w:rsid w:val="002356AC"/>
    <w:rsid w:val="002B661A"/>
    <w:rsid w:val="0030206F"/>
    <w:rsid w:val="0030539B"/>
    <w:rsid w:val="00343FD1"/>
    <w:rsid w:val="003816F2"/>
    <w:rsid w:val="00390752"/>
    <w:rsid w:val="003A70C1"/>
    <w:rsid w:val="003E6784"/>
    <w:rsid w:val="004112A6"/>
    <w:rsid w:val="004205D4"/>
    <w:rsid w:val="004306BA"/>
    <w:rsid w:val="0044089A"/>
    <w:rsid w:val="004929C6"/>
    <w:rsid w:val="004B3C5D"/>
    <w:rsid w:val="004E4EBF"/>
    <w:rsid w:val="005743A8"/>
    <w:rsid w:val="00616F35"/>
    <w:rsid w:val="006562B9"/>
    <w:rsid w:val="00657E5C"/>
    <w:rsid w:val="006711CE"/>
    <w:rsid w:val="00685FE6"/>
    <w:rsid w:val="006E07A6"/>
    <w:rsid w:val="00756DB8"/>
    <w:rsid w:val="008345D1"/>
    <w:rsid w:val="008D6DA9"/>
    <w:rsid w:val="008E75B5"/>
    <w:rsid w:val="008F3591"/>
    <w:rsid w:val="009235B9"/>
    <w:rsid w:val="00971D99"/>
    <w:rsid w:val="009A0DFF"/>
    <w:rsid w:val="009B4BC8"/>
    <w:rsid w:val="009F7E1B"/>
    <w:rsid w:val="00A21D60"/>
    <w:rsid w:val="00A52ACD"/>
    <w:rsid w:val="00A534E9"/>
    <w:rsid w:val="00A80E42"/>
    <w:rsid w:val="00AD7731"/>
    <w:rsid w:val="00B6052D"/>
    <w:rsid w:val="00C055F0"/>
    <w:rsid w:val="00C4687C"/>
    <w:rsid w:val="00C81D60"/>
    <w:rsid w:val="00CD2192"/>
    <w:rsid w:val="00D13117"/>
    <w:rsid w:val="00D23AA7"/>
    <w:rsid w:val="00D829F7"/>
    <w:rsid w:val="00DC704C"/>
    <w:rsid w:val="00DD6972"/>
    <w:rsid w:val="00F70C20"/>
    <w:rsid w:val="00F7313A"/>
    <w:rsid w:val="00F97498"/>
    <w:rsid w:val="00FC5CD2"/>
    <w:rsid w:val="00FD192A"/>
    <w:rsid w:val="00FE1DAB"/>
    <w:rsid w:val="00FF3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CD9E3"/>
  <w15:docId w15:val="{8BE2C0F5-F837-B24F-A0F4-8B8151A91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GB" w:eastAsia="en-GB" w:bidi="ar-SA"/>
      </w:rPr>
    </w:rPrDefault>
    <w:pPrDefault>
      <w:pPr>
        <w:spacing w:after="120" w:line="39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i/>
    </w:rPr>
  </w:style>
  <w:style w:type="paragraph" w:styleId="Heading3">
    <w:name w:val="heading 3"/>
    <w:basedOn w:val="Normal"/>
    <w:next w:val="Normal"/>
    <w:uiPriority w:val="9"/>
    <w:unhideWhenUsed/>
    <w:qFormat/>
    <w:pPr>
      <w:keepNext/>
      <w:keepLines/>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4089A"/>
    <w:pPr>
      <w:spacing w:after="0" w:line="240" w:lineRule="auto"/>
      <w:jc w:val="left"/>
    </w:pPr>
  </w:style>
  <w:style w:type="paragraph" w:styleId="CommentSubject">
    <w:name w:val="annotation subject"/>
    <w:basedOn w:val="CommentText"/>
    <w:next w:val="CommentText"/>
    <w:link w:val="CommentSubjectChar"/>
    <w:uiPriority w:val="99"/>
    <w:semiHidden/>
    <w:unhideWhenUsed/>
    <w:rsid w:val="0044089A"/>
    <w:rPr>
      <w:b/>
      <w:bCs/>
    </w:rPr>
  </w:style>
  <w:style w:type="character" w:customStyle="1" w:styleId="CommentSubjectChar">
    <w:name w:val="Comment Subject Char"/>
    <w:basedOn w:val="CommentTextChar"/>
    <w:link w:val="CommentSubject"/>
    <w:uiPriority w:val="99"/>
    <w:semiHidden/>
    <w:rsid w:val="0044089A"/>
    <w:rPr>
      <w:b/>
      <w:bCs/>
      <w:sz w:val="20"/>
      <w:szCs w:val="20"/>
    </w:rPr>
  </w:style>
  <w:style w:type="character" w:styleId="Hyperlink">
    <w:name w:val="Hyperlink"/>
    <w:basedOn w:val="DefaultParagraphFont"/>
    <w:uiPriority w:val="99"/>
    <w:unhideWhenUsed/>
    <w:rsid w:val="00165E8C"/>
    <w:rPr>
      <w:color w:val="0000FF" w:themeColor="hyperlink"/>
      <w:u w:val="single"/>
    </w:rPr>
  </w:style>
  <w:style w:type="character" w:styleId="UnresolvedMention">
    <w:name w:val="Unresolved Mention"/>
    <w:basedOn w:val="DefaultParagraphFont"/>
    <w:uiPriority w:val="99"/>
    <w:semiHidden/>
    <w:unhideWhenUsed/>
    <w:rsid w:val="00165E8C"/>
    <w:rPr>
      <w:color w:val="605E5C"/>
      <w:shd w:val="clear" w:color="auto" w:fill="E1DFDD"/>
    </w:rPr>
  </w:style>
  <w:style w:type="character" w:customStyle="1" w:styleId="apple-converted-space">
    <w:name w:val="apple-converted-space"/>
    <w:qFormat/>
    <w:rsid w:val="003A70C1"/>
  </w:style>
  <w:style w:type="paragraph" w:styleId="ListParagraph">
    <w:name w:val="List Paragraph"/>
    <w:basedOn w:val="Normal"/>
    <w:uiPriority w:val="34"/>
    <w:qFormat/>
    <w:rsid w:val="000C3E6F"/>
    <w:pPr>
      <w:ind w:left="720"/>
      <w:contextualSpacing/>
    </w:pPr>
  </w:style>
  <w:style w:type="character" w:styleId="LineNumber">
    <w:name w:val="line number"/>
    <w:basedOn w:val="DefaultParagraphFont"/>
    <w:uiPriority w:val="99"/>
    <w:semiHidden/>
    <w:unhideWhenUsed/>
    <w:rsid w:val="000C3E6F"/>
  </w:style>
  <w:style w:type="paragraph" w:styleId="Footer">
    <w:name w:val="footer"/>
    <w:basedOn w:val="Normal"/>
    <w:link w:val="FooterChar"/>
    <w:uiPriority w:val="99"/>
    <w:unhideWhenUsed/>
    <w:rsid w:val="000C3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E6F"/>
  </w:style>
  <w:style w:type="character" w:styleId="PageNumber">
    <w:name w:val="page number"/>
    <w:basedOn w:val="DefaultParagraphFont"/>
    <w:uiPriority w:val="99"/>
    <w:semiHidden/>
    <w:unhideWhenUsed/>
    <w:rsid w:val="000C3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8" Type="http://schemas.openxmlformats.org/officeDocument/2006/relationships/hyperlink" Target="http://paperpile.com/b/UqA1L6/TrjZ" TargetMode="External"/><Relationship Id="rId13" Type="http://schemas.openxmlformats.org/officeDocument/2006/relationships/hyperlink" Target="http://paperpile.com/b/UqA1L6/TrjZ" TargetMode="External"/><Relationship Id="rId3" Type="http://schemas.openxmlformats.org/officeDocument/2006/relationships/hyperlink" Target="http://paperpile.com/b/UqA1L6/Zk0x" TargetMode="External"/><Relationship Id="rId7" Type="http://schemas.openxmlformats.org/officeDocument/2006/relationships/hyperlink" Target="https://doi.org/10" TargetMode="External"/><Relationship Id="rId12" Type="http://schemas.openxmlformats.org/officeDocument/2006/relationships/hyperlink" Target="http://paperpile.com/b/UqA1L6/TrjZ" TargetMode="External"/><Relationship Id="rId17" Type="http://schemas.openxmlformats.org/officeDocument/2006/relationships/hyperlink" Target="http://paperpile.com/b/UqA1L6/TrjZ" TargetMode="External"/><Relationship Id="rId2" Type="http://schemas.openxmlformats.org/officeDocument/2006/relationships/hyperlink" Target="http://paperpile.com/b/UqA1L6/Zk0x" TargetMode="External"/><Relationship Id="rId16" Type="http://schemas.openxmlformats.org/officeDocument/2006/relationships/hyperlink" Target="http://paperpile.com/b/UqA1L6/TrjZ" TargetMode="External"/><Relationship Id="rId1" Type="http://schemas.openxmlformats.org/officeDocument/2006/relationships/hyperlink" Target="https://doi.org/10.1093/gbe/evx154" TargetMode="External"/><Relationship Id="rId6" Type="http://schemas.openxmlformats.org/officeDocument/2006/relationships/hyperlink" Target="http://paperpile.com/b/UqA1L6/Zk0x" TargetMode="External"/><Relationship Id="rId11" Type="http://schemas.openxmlformats.org/officeDocument/2006/relationships/hyperlink" Target="http://paperpile.com/b/UqA1L6/TrjZ" TargetMode="External"/><Relationship Id="rId5" Type="http://schemas.openxmlformats.org/officeDocument/2006/relationships/hyperlink" Target="http://paperpile.com/b/UqA1L6/Zk0x" TargetMode="External"/><Relationship Id="rId15" Type="http://schemas.openxmlformats.org/officeDocument/2006/relationships/hyperlink" Target="http://paperpile.com/b/UqA1L6/TrjZ" TargetMode="External"/><Relationship Id="rId10" Type="http://schemas.openxmlformats.org/officeDocument/2006/relationships/hyperlink" Target="http://paperpile.com/b/UqA1L6/TrjZ" TargetMode="External"/><Relationship Id="rId4" Type="http://schemas.openxmlformats.org/officeDocument/2006/relationships/hyperlink" Target="http://paperpile.com/b/UqA1L6/Zk0x" TargetMode="External"/><Relationship Id="rId9" Type="http://schemas.openxmlformats.org/officeDocument/2006/relationships/hyperlink" Target="http://paperpile.com/b/UqA1L6/TrjZ" TargetMode="External"/><Relationship Id="rId14" Type="http://schemas.openxmlformats.org/officeDocument/2006/relationships/hyperlink" Target="http://paperpile.com/b/UqA1L6/TrjZ"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19651</Words>
  <Characters>111030</Characters>
  <Application>Microsoft Office Word</Application>
  <DocSecurity>0</DocSecurity>
  <Lines>1762</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Price</cp:lastModifiedBy>
  <cp:revision>2</cp:revision>
  <dcterms:created xsi:type="dcterms:W3CDTF">2024-11-04T11:40:00Z</dcterms:created>
  <dcterms:modified xsi:type="dcterms:W3CDTF">2024-11-04T11:40:00Z</dcterms:modified>
</cp:coreProperties>
</file>